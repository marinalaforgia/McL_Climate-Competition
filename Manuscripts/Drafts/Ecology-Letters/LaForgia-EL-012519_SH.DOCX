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4BFD57" w14:textId="77777777" w:rsidR="001F489B" w:rsidRDefault="001F489B" w:rsidP="00403078">
      <w:pPr>
        <w:spacing w:line="480" w:lineRule="auto"/>
        <w:rPr>
          <w:b/>
        </w:rPr>
      </w:pPr>
      <w:r w:rsidRPr="001F489B">
        <w:rPr>
          <w:b/>
        </w:rPr>
        <w:t xml:space="preserve">Invasive species reduce the relative success of drought-avoiding plant species under a variable climate </w:t>
      </w:r>
    </w:p>
    <w:p w14:paraId="508FD837" w14:textId="2BD7C923" w:rsidR="003E1660" w:rsidRPr="003E1660" w:rsidRDefault="00403078" w:rsidP="00403078">
      <w:pPr>
        <w:spacing w:line="480" w:lineRule="auto"/>
        <w:rPr>
          <w:vertAlign w:val="superscript"/>
        </w:rPr>
      </w:pPr>
      <w:r>
        <w:t xml:space="preserve">Marina L </w:t>
      </w:r>
      <w:r w:rsidR="003E1660">
        <w:t>LaForgia</w:t>
      </w:r>
      <w:r w:rsidR="003E1660">
        <w:rPr>
          <w:vertAlign w:val="superscript"/>
        </w:rPr>
        <w:t>1</w:t>
      </w:r>
      <w:r w:rsidR="003E1660">
        <w:t xml:space="preserve">*, </w:t>
      </w:r>
      <w:r>
        <w:t xml:space="preserve">Susan P. </w:t>
      </w:r>
      <w:r w:rsidR="003E1660">
        <w:t>Harrison</w:t>
      </w:r>
      <w:r w:rsidR="003E1660">
        <w:rPr>
          <w:vertAlign w:val="superscript"/>
        </w:rPr>
        <w:t>2</w:t>
      </w:r>
      <w:r>
        <w:t xml:space="preserve"> </w:t>
      </w:r>
      <w:r w:rsidR="003E1660">
        <w:t xml:space="preserve">&amp; </w:t>
      </w:r>
      <w:r>
        <w:t xml:space="preserve">Andrew M. </w:t>
      </w:r>
      <w:r w:rsidR="003E1660">
        <w:t>Latimer</w:t>
      </w:r>
      <w:r>
        <w:rPr>
          <w:vertAlign w:val="superscript"/>
        </w:rPr>
        <w:t>3</w:t>
      </w:r>
    </w:p>
    <w:p w14:paraId="39669D15" w14:textId="77777777" w:rsidR="00753C42" w:rsidRDefault="00753C42" w:rsidP="00403078">
      <w:pPr>
        <w:spacing w:line="480" w:lineRule="auto"/>
        <w:rPr>
          <w:vertAlign w:val="superscript"/>
        </w:rPr>
      </w:pPr>
    </w:p>
    <w:p w14:paraId="30A50612" w14:textId="773CE610" w:rsidR="003E1660" w:rsidRDefault="003E1660" w:rsidP="00403078">
      <w:pPr>
        <w:spacing w:line="480" w:lineRule="auto"/>
      </w:pPr>
      <w:r>
        <w:rPr>
          <w:vertAlign w:val="superscript"/>
        </w:rPr>
        <w:t>1</w:t>
      </w:r>
      <w:r>
        <w:t>Dept. of Plant Sciences</w:t>
      </w:r>
      <w:r w:rsidR="00403078">
        <w:t xml:space="preserve">, </w:t>
      </w:r>
      <w:r w:rsidR="00403078" w:rsidRPr="003E1660">
        <w:t xml:space="preserve">University of California, </w:t>
      </w:r>
      <w:r w:rsidR="00403078">
        <w:t>Davis</w:t>
      </w:r>
      <w:r w:rsidR="00365044">
        <w:t xml:space="preserve">, </w:t>
      </w:r>
      <w:r w:rsidR="00365044" w:rsidRPr="003E1660">
        <w:t>One Shields Drive, Davis, CA 95616</w:t>
      </w:r>
      <w:r w:rsidR="00365044">
        <w:t>; Tel: (805) 279-8803</w:t>
      </w:r>
      <w:r w:rsidR="00403078">
        <w:t xml:space="preserve">; </w:t>
      </w:r>
      <w:hyperlink r:id="rId8" w:history="1">
        <w:r w:rsidR="00403078" w:rsidRPr="00EA3295">
          <w:rPr>
            <w:rStyle w:val="Hyperlink"/>
          </w:rPr>
          <w:t>marina.laforgia@gmail.com</w:t>
        </w:r>
      </w:hyperlink>
      <w:r w:rsidR="00403078">
        <w:t xml:space="preserve"> </w:t>
      </w:r>
    </w:p>
    <w:p w14:paraId="23F37C5E" w14:textId="65559F94" w:rsidR="00403078" w:rsidRDefault="003E1660" w:rsidP="00403078">
      <w:pPr>
        <w:spacing w:line="480" w:lineRule="auto"/>
      </w:pPr>
      <w:r>
        <w:rPr>
          <w:vertAlign w:val="superscript"/>
        </w:rPr>
        <w:t>2</w:t>
      </w:r>
      <w:r w:rsidRPr="003E1660">
        <w:t>Dept. of Environmental Science and Policy</w:t>
      </w:r>
      <w:r w:rsidR="00403078">
        <w:t xml:space="preserve">, </w:t>
      </w:r>
      <w:r w:rsidR="00403078" w:rsidRPr="003E1660">
        <w:t xml:space="preserve">University of California, </w:t>
      </w:r>
      <w:r w:rsidR="00403078">
        <w:t xml:space="preserve">Davis; </w:t>
      </w:r>
      <w:hyperlink r:id="rId9" w:history="1">
        <w:r w:rsidR="00403078" w:rsidRPr="00EA3295">
          <w:rPr>
            <w:rStyle w:val="Hyperlink"/>
          </w:rPr>
          <w:t>spharrison@ucdavis.edu</w:t>
        </w:r>
      </w:hyperlink>
    </w:p>
    <w:p w14:paraId="0D071518" w14:textId="7E7347A0" w:rsidR="00403078" w:rsidRDefault="00403078" w:rsidP="00403078">
      <w:pPr>
        <w:spacing w:line="480" w:lineRule="auto"/>
      </w:pPr>
      <w:r>
        <w:rPr>
          <w:vertAlign w:val="superscript"/>
        </w:rPr>
        <w:t>3</w:t>
      </w:r>
      <w:r>
        <w:t xml:space="preserve">Dept. of Plant Sciences, </w:t>
      </w:r>
      <w:r w:rsidRPr="003E1660">
        <w:t xml:space="preserve">University of California, </w:t>
      </w:r>
      <w:r>
        <w:t xml:space="preserve">Davis; </w:t>
      </w:r>
      <w:hyperlink r:id="rId10" w:history="1">
        <w:r w:rsidRPr="00EA3295">
          <w:rPr>
            <w:rStyle w:val="Hyperlink"/>
          </w:rPr>
          <w:t>amlatimer@ucdavis.edu</w:t>
        </w:r>
      </w:hyperlink>
      <w:r>
        <w:t xml:space="preserve"> </w:t>
      </w:r>
    </w:p>
    <w:p w14:paraId="25F71BA5" w14:textId="5369D6D3" w:rsidR="00403078" w:rsidRDefault="003E1660" w:rsidP="00403078">
      <w:pPr>
        <w:spacing w:line="480" w:lineRule="auto"/>
      </w:pPr>
      <w:r w:rsidRPr="003E1660">
        <w:t>*Corresponding author</w:t>
      </w:r>
    </w:p>
    <w:p w14:paraId="311BD746" w14:textId="77777777" w:rsidR="00403078" w:rsidRDefault="00403078" w:rsidP="00403078">
      <w:pPr>
        <w:spacing w:line="480" w:lineRule="auto"/>
        <w:rPr>
          <w:b/>
        </w:rPr>
      </w:pPr>
    </w:p>
    <w:p w14:paraId="4FA7F580" w14:textId="1DE10550" w:rsidR="00403078" w:rsidRPr="00AC4DDE" w:rsidRDefault="00403078" w:rsidP="00403078">
      <w:pPr>
        <w:spacing w:line="480" w:lineRule="auto"/>
      </w:pPr>
      <w:r w:rsidRPr="00403078">
        <w:rPr>
          <w:b/>
        </w:rPr>
        <w:t>Running title:</w:t>
      </w:r>
      <w:r w:rsidR="00AC4DDE">
        <w:rPr>
          <w:b/>
        </w:rPr>
        <w:t xml:space="preserve"> </w:t>
      </w:r>
      <w:r w:rsidR="00550BA5">
        <w:t>Inva</w:t>
      </w:r>
      <w:r w:rsidR="009F6495">
        <w:t>ders</w:t>
      </w:r>
      <w:r w:rsidR="00550BA5">
        <w:t xml:space="preserve"> reduce</w:t>
      </w:r>
      <w:r w:rsidR="009F6495">
        <w:t xml:space="preserve"> success in a variable climate</w:t>
      </w:r>
    </w:p>
    <w:p w14:paraId="6D5C7E2A" w14:textId="77777777" w:rsidR="0018233E" w:rsidRPr="00403078" w:rsidRDefault="0018233E" w:rsidP="00403078">
      <w:pPr>
        <w:spacing w:line="480" w:lineRule="auto"/>
        <w:rPr>
          <w:b/>
        </w:rPr>
      </w:pPr>
    </w:p>
    <w:p w14:paraId="4AD4C604" w14:textId="53D90E72" w:rsidR="00403078" w:rsidRDefault="00403078" w:rsidP="00403078">
      <w:pPr>
        <w:spacing w:line="480" w:lineRule="auto"/>
      </w:pPr>
      <w:r w:rsidRPr="003E1660">
        <w:rPr>
          <w:b/>
        </w:rPr>
        <w:t>Key words</w:t>
      </w:r>
      <w:r>
        <w:rPr>
          <w:b/>
        </w:rPr>
        <w:t xml:space="preserve">: </w:t>
      </w:r>
      <w:r>
        <w:t>functional traits, competition, invasive species, climate change, drought tolerance, water use efficiency, relative growth rate, grassland</w:t>
      </w:r>
    </w:p>
    <w:p w14:paraId="4EA8F934" w14:textId="77777777" w:rsidR="0018233E" w:rsidRDefault="0018233E" w:rsidP="00403078">
      <w:pPr>
        <w:spacing w:line="480" w:lineRule="auto"/>
        <w:rPr>
          <w:b/>
        </w:rPr>
      </w:pPr>
    </w:p>
    <w:p w14:paraId="388E669A" w14:textId="04947714" w:rsidR="00403078" w:rsidRDefault="00403078" w:rsidP="00403078">
      <w:pPr>
        <w:spacing w:line="480" w:lineRule="auto"/>
      </w:pPr>
      <w:r w:rsidRPr="00365044">
        <w:rPr>
          <w:b/>
        </w:rPr>
        <w:t>Type of article:</w:t>
      </w:r>
      <w:r>
        <w:t xml:space="preserve"> Letter</w:t>
      </w:r>
    </w:p>
    <w:p w14:paraId="733FA962" w14:textId="66805992" w:rsidR="00365044" w:rsidRPr="0018233E" w:rsidRDefault="0018233E" w:rsidP="0018233E">
      <w:pPr>
        <w:spacing w:line="480" w:lineRule="auto"/>
      </w:pPr>
      <w:r w:rsidRPr="0018233E">
        <w:rPr>
          <w:b/>
        </w:rPr>
        <w:t xml:space="preserve">Word </w:t>
      </w:r>
      <w:r w:rsidR="00365044" w:rsidRPr="0018233E">
        <w:rPr>
          <w:b/>
        </w:rPr>
        <w:t>Numbers:</w:t>
      </w:r>
      <w:r>
        <w:t xml:space="preserve"> </w:t>
      </w:r>
      <w:r w:rsidR="00365044" w:rsidRPr="0018233E">
        <w:t xml:space="preserve">Abstract </w:t>
      </w:r>
      <w:r>
        <w:t>(); Main text (); Text box (NA)</w:t>
      </w:r>
    </w:p>
    <w:p w14:paraId="587FBCAB" w14:textId="27D48237" w:rsidR="00365044" w:rsidRPr="0018233E" w:rsidRDefault="0018233E" w:rsidP="0018233E">
      <w:pPr>
        <w:spacing w:line="480" w:lineRule="auto"/>
        <w:rPr>
          <w:b/>
        </w:rPr>
      </w:pPr>
      <w:r w:rsidRPr="0018233E">
        <w:rPr>
          <w:b/>
        </w:rPr>
        <w:t xml:space="preserve">Number of </w:t>
      </w:r>
      <w:r w:rsidR="00365044" w:rsidRPr="0018233E">
        <w:rPr>
          <w:b/>
        </w:rPr>
        <w:t>References</w:t>
      </w:r>
      <w:r>
        <w:rPr>
          <w:b/>
        </w:rPr>
        <w:t>:</w:t>
      </w:r>
    </w:p>
    <w:p w14:paraId="17869479" w14:textId="1921EF97" w:rsidR="0018233E" w:rsidRPr="0018233E" w:rsidRDefault="0018233E" w:rsidP="0018233E">
      <w:pPr>
        <w:spacing w:line="480" w:lineRule="auto"/>
        <w:rPr>
          <w:b/>
        </w:rPr>
      </w:pPr>
      <w:r w:rsidRPr="0018233E">
        <w:rPr>
          <w:b/>
        </w:rPr>
        <w:t>Number of f</w:t>
      </w:r>
      <w:r w:rsidR="00365044" w:rsidRPr="0018233E">
        <w:rPr>
          <w:b/>
        </w:rPr>
        <w:t>igures, tables, and text boxes</w:t>
      </w:r>
      <w:r>
        <w:rPr>
          <w:b/>
        </w:rPr>
        <w:t>:</w:t>
      </w:r>
    </w:p>
    <w:p w14:paraId="09E41F02" w14:textId="77777777" w:rsidR="0018233E" w:rsidRDefault="0018233E" w:rsidP="00403078">
      <w:pPr>
        <w:spacing w:line="480" w:lineRule="auto"/>
        <w:rPr>
          <w:b/>
        </w:rPr>
      </w:pPr>
    </w:p>
    <w:p w14:paraId="4B712394" w14:textId="51321889" w:rsidR="00403078" w:rsidRDefault="00720FE8" w:rsidP="00403078">
      <w:pPr>
        <w:spacing w:line="480" w:lineRule="auto"/>
      </w:pPr>
      <w:r w:rsidRPr="00403078">
        <w:rPr>
          <w:b/>
        </w:rPr>
        <w:t xml:space="preserve">Statement of </w:t>
      </w:r>
      <w:r w:rsidR="00543114" w:rsidRPr="00403078">
        <w:rPr>
          <w:b/>
        </w:rPr>
        <w:t>Authorship:</w:t>
      </w:r>
      <w:r w:rsidR="00543114">
        <w:t xml:space="preserve"> MLL conceived of, designed, and carried out the study. MLL performed analyses in collaboration with AML. MLL wrote the manuscript, AML and SPH contributed to manuscript content and revisions.  </w:t>
      </w:r>
    </w:p>
    <w:p w14:paraId="2692572C" w14:textId="54F74201" w:rsidR="00B9688D" w:rsidRPr="003E1660" w:rsidRDefault="003E1660" w:rsidP="00753C42">
      <w:pPr>
        <w:spacing w:line="480" w:lineRule="auto"/>
        <w:rPr>
          <w:b/>
        </w:rPr>
      </w:pPr>
      <w:commentRangeStart w:id="0"/>
      <w:r w:rsidRPr="003E1660">
        <w:rPr>
          <w:b/>
        </w:rPr>
        <w:lastRenderedPageBreak/>
        <w:t>Abstract</w:t>
      </w:r>
      <w:r w:rsidR="00F15A2A">
        <w:rPr>
          <w:b/>
        </w:rPr>
        <w:t xml:space="preserve"> </w:t>
      </w:r>
      <w:commentRangeEnd w:id="0"/>
      <w:r w:rsidR="004F3AE9">
        <w:rPr>
          <w:rStyle w:val="CommentReference"/>
        </w:rPr>
        <w:commentReference w:id="0"/>
      </w:r>
    </w:p>
    <w:p w14:paraId="2EB5FBF4" w14:textId="700C901C" w:rsidR="004845F2" w:rsidRPr="00E013C3" w:rsidRDefault="00E2638E" w:rsidP="00324AB6">
      <w:pPr>
        <w:spacing w:line="480" w:lineRule="auto"/>
        <w:rPr>
          <w:rFonts w:ascii="TimesNewRomanPSMT" w:hAnsi="TimesNewRomanPSMT"/>
        </w:rPr>
      </w:pPr>
      <w:r>
        <w:rPr>
          <w:rFonts w:ascii="TimesNewRomanPSMT" w:hAnsi="TimesNewRomanPSMT"/>
        </w:rPr>
        <w:t>P</w:t>
      </w:r>
      <w:r w:rsidR="00324AB6" w:rsidRPr="00BB6325">
        <w:t xml:space="preserve">lants </w:t>
      </w:r>
      <w:r>
        <w:t xml:space="preserve">in climatically variable </w:t>
      </w:r>
      <w:r w:rsidR="00324AB6" w:rsidRPr="00BB6325">
        <w:t xml:space="preserve">environments have evolved </w:t>
      </w:r>
      <w:r>
        <w:t xml:space="preserve">drought tolerance and drought avoidance </w:t>
      </w:r>
      <w:r w:rsidR="00324AB6" w:rsidRPr="00BB6325">
        <w:t>strategies to deal with inconsistent rainfall</w:t>
      </w:r>
      <w:r w:rsidR="00E013C3">
        <w:t xml:space="preserve">, </w:t>
      </w:r>
      <w:r>
        <w:t xml:space="preserve">but </w:t>
      </w:r>
      <w:r w:rsidR="00324AB6">
        <w:rPr>
          <w:rFonts w:ascii="TimesNewRomanPSMT" w:hAnsi="TimesNewRomanPSMT"/>
        </w:rPr>
        <w:t xml:space="preserve">interactions with novel competitors </w:t>
      </w:r>
      <w:r>
        <w:rPr>
          <w:rFonts w:ascii="TimesNewRomanPSMT" w:hAnsi="TimesNewRomanPSMT"/>
        </w:rPr>
        <w:t xml:space="preserve">can undermine the success of these strategies. </w:t>
      </w:r>
      <w:r w:rsidR="00324AB6">
        <w:rPr>
          <w:rFonts w:ascii="TimesNewRomanPSMT" w:hAnsi="TimesNewRomanPSMT"/>
        </w:rPr>
        <w:t xml:space="preserve">To investigate how competition with invaders affects </w:t>
      </w:r>
      <w:r w:rsidR="005D2E7C">
        <w:rPr>
          <w:rFonts w:ascii="TimesNewRomanPSMT" w:hAnsi="TimesNewRomanPSMT"/>
        </w:rPr>
        <w:t>these strategies</w:t>
      </w:r>
      <w:r w:rsidR="00324AB6">
        <w:rPr>
          <w:rFonts w:ascii="TimesNewRomanPSMT" w:hAnsi="TimesNewRomanPSMT"/>
        </w:rPr>
        <w:t xml:space="preserve">, we manipulated rainfall and </w:t>
      </w:r>
      <w:r>
        <w:rPr>
          <w:rFonts w:ascii="TimesNewRomanPSMT" w:hAnsi="TimesNewRomanPSMT"/>
        </w:rPr>
        <w:t>invader presence</w:t>
      </w:r>
      <w:r w:rsidR="00324AB6">
        <w:rPr>
          <w:rFonts w:ascii="TimesNewRomanPSMT" w:hAnsi="TimesNewRomanPSMT"/>
        </w:rPr>
        <w:t xml:space="preserve"> and </w:t>
      </w:r>
      <w:r w:rsidR="003C4F7C">
        <w:rPr>
          <w:rFonts w:ascii="TimesNewRomanPSMT" w:hAnsi="TimesNewRomanPSMT"/>
        </w:rPr>
        <w:t>followed demographic rates of six species</w:t>
      </w:r>
      <w:r w:rsidR="005D2E7C">
        <w:rPr>
          <w:rFonts w:ascii="TimesNewRomanPSMT" w:hAnsi="TimesNewRomanPSMT"/>
        </w:rPr>
        <w:t xml:space="preserve"> that varied in drought tolerance</w:t>
      </w:r>
      <w:r>
        <w:rPr>
          <w:rFonts w:ascii="TimesNewRomanPSMT" w:hAnsi="TimesNewRomanPSMT"/>
        </w:rPr>
        <w:t xml:space="preserve">. </w:t>
      </w:r>
      <w:r w:rsidR="005D2E7C">
        <w:rPr>
          <w:rFonts w:ascii="TimesNewRomanPSMT" w:hAnsi="TimesNewRomanPSMT"/>
        </w:rPr>
        <w:t xml:space="preserve">We found that </w:t>
      </w:r>
      <w:r w:rsidR="005D2E7C">
        <w:t>i</w:t>
      </w:r>
      <w:r w:rsidR="00F15A2A">
        <w:t xml:space="preserve">nvader </w:t>
      </w:r>
      <w:r w:rsidR="00E013C3" w:rsidRPr="00E013C3">
        <w:t>competition had a more negative effect on avoiders than on tolerators</w:t>
      </w:r>
      <w:r w:rsidR="00E013C3">
        <w:t xml:space="preserve"> and t</w:t>
      </w:r>
      <w:r w:rsidR="00E013C3" w:rsidRPr="00E013C3">
        <w:t xml:space="preserve">his impact was strongest </w:t>
      </w:r>
      <w:r w:rsidR="005D2E7C">
        <w:t>under</w:t>
      </w:r>
      <w:r w:rsidR="00E013C3" w:rsidRPr="00E013C3">
        <w:t xml:space="preserve"> drought</w:t>
      </w:r>
      <w:r w:rsidR="00E013C3">
        <w:t xml:space="preserve">, acting through </w:t>
      </w:r>
      <w:r w:rsidR="00E013C3" w:rsidRPr="00E013C3">
        <w:t xml:space="preserve">increased mortality and lower seed set. </w:t>
      </w:r>
      <w:r w:rsidR="00A9511E">
        <w:t>Additionally</w:t>
      </w:r>
      <w:r w:rsidR="00F15A2A">
        <w:t xml:space="preserve">, </w:t>
      </w:r>
      <w:r w:rsidR="00E013C3" w:rsidRPr="00E013C3">
        <w:t xml:space="preserve">the interaction between watering and </w:t>
      </w:r>
      <w:r w:rsidR="00F15A2A">
        <w:t>competition</w:t>
      </w:r>
      <w:r w:rsidR="00E013C3" w:rsidRPr="00E013C3">
        <w:t xml:space="preserve"> had a relatively stronger effect on tolerators by increasing mortality.</w:t>
      </w:r>
      <w:r w:rsidR="00E013C3">
        <w:rPr>
          <w:rFonts w:ascii="TimesNewRomanPSMT" w:hAnsi="TimesNewRomanPSMT"/>
        </w:rPr>
        <w:t xml:space="preserve"> </w:t>
      </w:r>
      <w:r w:rsidR="005D2E7C">
        <w:rPr>
          <w:rFonts w:ascii="TimesNewRomanPSMT" w:hAnsi="TimesNewRomanPSMT"/>
        </w:rPr>
        <w:t xml:space="preserve">Competition with invaders </w:t>
      </w:r>
      <w:r w:rsidR="00A9511E">
        <w:rPr>
          <w:rFonts w:ascii="TimesNewRomanPSMT" w:hAnsi="TimesNewRomanPSMT"/>
        </w:rPr>
        <w:t>can thus make</w:t>
      </w:r>
      <w:r w:rsidR="005D2E7C" w:rsidRPr="00143047">
        <w:t xml:space="preserve"> bad years worse and good years less good, harming the ability of some species to recover</w:t>
      </w:r>
      <w:r w:rsidR="005D2E7C">
        <w:t xml:space="preserve"> from climatic events</w:t>
      </w:r>
      <w:ins w:id="1" w:author="Marina LaForgia" w:date="2019-01-26T08:31:00Z">
        <w:r w:rsidR="004F3AE9">
          <w:t>, especially avoiders</w:t>
        </w:r>
      </w:ins>
      <w:r w:rsidR="005D2E7C">
        <w:t>.</w:t>
      </w:r>
      <w:r w:rsidR="005D2E7C" w:rsidRPr="00143047">
        <w:t xml:space="preserve"> </w:t>
      </w:r>
      <w:r w:rsidR="00F15A2A">
        <w:t>T</w:t>
      </w:r>
      <w:r w:rsidR="004845F2" w:rsidRPr="004845F2">
        <w:t>his is the first study to examine how invasions might synergize with climatic fluctuations to create extinction debts.</w:t>
      </w:r>
    </w:p>
    <w:p w14:paraId="57270973" w14:textId="77777777" w:rsidR="00753C42" w:rsidRDefault="00753C42" w:rsidP="00753C42">
      <w:pPr>
        <w:spacing w:line="480" w:lineRule="auto"/>
      </w:pPr>
    </w:p>
    <w:p w14:paraId="6601C876" w14:textId="77777777" w:rsidR="00753C42" w:rsidRDefault="00753C42">
      <w:r>
        <w:br w:type="page"/>
      </w:r>
    </w:p>
    <w:p w14:paraId="31A81B11" w14:textId="6359509A" w:rsidR="00AD5AED" w:rsidRPr="00494BBB" w:rsidRDefault="00753C42" w:rsidP="00BC7785">
      <w:pPr>
        <w:spacing w:line="480" w:lineRule="auto"/>
        <w:rPr>
          <w:b/>
        </w:rPr>
      </w:pPr>
      <w:r w:rsidRPr="00753C42">
        <w:rPr>
          <w:b/>
        </w:rPr>
        <w:lastRenderedPageBreak/>
        <w:t>Introduction</w:t>
      </w:r>
    </w:p>
    <w:p w14:paraId="00F3ED53" w14:textId="5532476D" w:rsidR="00661F4F" w:rsidRDefault="004A2AF0" w:rsidP="007F4597">
      <w:pPr>
        <w:spacing w:line="480" w:lineRule="auto"/>
        <w:ind w:firstLine="720"/>
        <w:rPr>
          <w:rFonts w:ascii="TimesNewRomanPSMT" w:hAnsi="TimesNewRomanPSMT"/>
        </w:rPr>
      </w:pPr>
      <w:r>
        <w:rPr>
          <w:rFonts w:ascii="TimesNewRomanPSMT" w:hAnsi="TimesNewRomanPSMT"/>
        </w:rPr>
        <w:t>C</w:t>
      </w:r>
      <w:r w:rsidR="00531D08">
        <w:rPr>
          <w:rFonts w:ascii="TimesNewRomanPSMT" w:hAnsi="TimesNewRomanPSMT"/>
        </w:rPr>
        <w:t>ompetition</w:t>
      </w:r>
      <w:r w:rsidR="006866C4">
        <w:rPr>
          <w:rFonts w:ascii="TimesNewRomanPSMT" w:hAnsi="TimesNewRomanPSMT"/>
        </w:rPr>
        <w:t xml:space="preserve"> between species</w:t>
      </w:r>
      <w:r w:rsidR="00E558F2">
        <w:rPr>
          <w:rFonts w:ascii="TimesNewRomanPSMT" w:hAnsi="TimesNewRomanPSMT"/>
        </w:rPr>
        <w:t xml:space="preserve"> </w:t>
      </w:r>
      <w:r w:rsidR="00081E3E">
        <w:rPr>
          <w:rFonts w:ascii="TimesNewRomanPSMT" w:hAnsi="TimesNewRomanPSMT"/>
        </w:rPr>
        <w:t>can cause changes in the</w:t>
      </w:r>
      <w:r w:rsidR="00531D08">
        <w:rPr>
          <w:rFonts w:ascii="TimesNewRomanPSMT" w:hAnsi="TimesNewRomanPSMT"/>
        </w:rPr>
        <w:t xml:space="preserve"> composition, </w:t>
      </w:r>
      <w:r w:rsidR="00B949DC">
        <w:rPr>
          <w:rFonts w:ascii="TimesNewRomanPSMT" w:hAnsi="TimesNewRomanPSMT"/>
        </w:rPr>
        <w:t>relative abundance, and diversity</w:t>
      </w:r>
      <w:r w:rsidR="00E558F2">
        <w:rPr>
          <w:rFonts w:ascii="TimesNewRomanPSMT" w:hAnsi="TimesNewRomanPSMT"/>
        </w:rPr>
        <w:t xml:space="preserve"> of species within a community</w:t>
      </w:r>
      <w:r>
        <w:rPr>
          <w:rFonts w:ascii="TimesNewRomanPSMT" w:hAnsi="TimesNewRomanPSMT"/>
        </w:rPr>
        <w:t xml:space="preserve"> by altering responses to the abiotic environment</w:t>
      </w:r>
      <w:r w:rsidR="00E558F2">
        <w:rPr>
          <w:rFonts w:ascii="TimesNewRomanPSMT" w:hAnsi="TimesNewRomanPSMT"/>
        </w:rPr>
        <w:t xml:space="preserve"> </w:t>
      </w:r>
      <w:r w:rsidR="00CD65D0">
        <w:rPr>
          <w:rFonts w:ascii="TimesNewRomanPSMT" w:hAnsi="TimesNewRomanPSMT"/>
        </w:rPr>
        <w:fldChar w:fldCharType="begin"/>
      </w:r>
      <w:r w:rsidR="00CD65D0">
        <w:rPr>
          <w:rFonts w:ascii="TimesNewRomanPSMT" w:hAnsi="TimesNewRomanPSMT"/>
        </w:rPr>
        <w:instrText xml:space="preserve"> ADDIN ZOTERO_ITEM CSL_CITATION {"citationID":"GDG5iDZ0","properties":{"formattedCitation":"(Goldberg &amp; Barton 1992; Gremer {\\i{}et al.} 2013; Thompson {\\i{}et al.} 2018)","plainCitation":"(Goldberg &amp; Barton 1992; Gremer et al. 2013; Thompson et al. 2018)","noteIndex":0},"citationItems":[{"id":2991,"uris":["http://zotero.org/users/1207110/items/GFEFKGYZ"],"uri":["http://zotero.org/users/1207110/items/GFEFKGYZ"],"itemData":{"id":2991,"type":"article-journal","title":"Patterns and Consequences of Interspecific Competition in Natural Communities: A Review of Field Experiments with Plants","container-title":"The American Naturalist","page":"771-801","volume":"139","issue":"4","source":"journals.uchicago.edu (Atypon)","abstract":"We present a quantitative literature review to assess the extent to which field experiments with plants have addressed questions about patterns of competition over time and space, consequences of competition for community structure, and comparisons of competitive ability among species. We outline the necessary treatment comparisons and statistical analyses to answer each question and then describe the number of experiments that meet these criteria and their results. Although we found a total of 101 experiments in 89 studies, 63% of these experiments only addressed whether competition significantly affected some component of individual fitness of a single species at a single time and site. Despite the limited data base to address more complex questions about competitive interactions, we did find consistent results for a few of the questions we reviewed. Where tested, competition always had significant effects on distribution patterns (five experiments), on relative abundances (two experiments), and on diversity (four experiments), consistent with the notion that competition has strong effects on community structure. On the other hand, intraspecific competition was not usually stronger than interspecific competition for either competitive effect (four experiments) or response (three experiments), which suggests that resource partitioning may not be an important mechanism of coexistence in plants.","DOI":"10.1086/285357","ISSN":"0003-0147","shortTitle":"Patterns and Consequences of Interspecific Competition in Natural Communities","journalAbbreviation":"The American Naturalist","author":[{"family":"Goldberg","given":"Deborah E."},{"family":"Barton","given":"Andrew M."}],"issued":{"date-parts":[["1992",4,1]]}}},{"id":2888,"uris":["http://zotero.org/users/1207110/items/77STSBY6"],"uri":["http://zotero.org/users/1207110/items/77STSBY6"],"itemData":{"id":2888,"type":"article-journal","title":"Water-use efficiency and relative growth rate mediate competitive interactions in Sonoran Desert winter annual plants","container-title":"American Journal of Botany","page":"2009-2015","volume":"100","issue":"10","source":"Wiley Online Library","abstract":"• Premise of the study: A functional approach to investigating competitive interactions can provide a mechanistic understanding of processes driving population dynamics, community assembly, and the maintenance of biodiversity. In Sonoran Desert annual plants, a trade-off between relative growth rate (RGR) and water-use efficiency (WUE) contributes to species differences in population dynamics that promote long-term coexistence. Traits underlying this trade-off explain variation in demographic responses to precipitation as well as life history and phenological patterns. Here, we ask how these traits mediate competitive interactions. • Methods: We conducted competition trials for three species occupying different positions along the RGR–WUE trade-off axis and compared the effects of competition at high and low soil moisture. We compared competitive effect (ability to suppress neighbors) and competitive response (ability to withstand competition from neighbors) among species. • Key results: The RGR–WUE trade-off predicted shifts in competitive responses at different soil moistures. The high-RGR species was more resistant to competition in high water conditions, while the opposite was true for the high-WUE species. The intermediate RGR species tended to have the strongest impact on all neighbors, so competitive effects did not scale directly with differences in RGR and WUE among competitors. • Conclusions: Our results reveal mechanisms underlying long-term variation in fitness: high-RGR species perform better in years with large, frequent rain events and can better withstand competition under wetter conditions. The opposite is true for high-WUE species. Such resource-dependent responses strongly influence community dynamics and can promote coexistence in variable environments.","DOI":"10.3732/ajb.1300064","ISSN":"1537-2197","language":"en","author":[{"family":"Gremer","given":"Jennifer R."},{"family":"Kimball","given":"Sarah"},{"family":"Keck","given":"Katie R."},{"family":"Huxman","given":"Travis E."},{"family":"Angert","given":"Amy L."},{"family":"Venable","given":"D. Lawrence"}],"issued":{"date-parts":[["2013",10,1]]}}},{"id":3007,"uris":["http://zotero.org/users/1207110/items/IDW967LS"],"uri":["http://zotero.org/users/1207110/items/IDW967LS"],"itemData":{"id":3007,"type":"article-journal","title":"Species interactions cause non-additive effects of multiple environmental stressors on communities","container-title":"Ecosphere","page":"e02518","volume":"9","issue":"11","source":"Wiley Online Library","abstract":"Cumulative ecological impacts of chronic, extreme, and often novel, anthropogenic environmental changes (i.e., stressors) often differ from the sum of their individual effects. Uncertainty over the causes of such non-additivity among multiple stressors confounds forecasts of their net ecological impact. Although stressors can interact directly within the environment to mediate their combined effects on communities, species interactions likely also play key roles. Here, we use a simulation model to explore how species interactions cause community responses (changes in species richness and total biomass) to paired stressors to differ from what we would expect based on the individual effects of each stressor (the additive effect). We demonstrate how interspecific interactions cause communities to respond non-additively to stressors, and how this depends on whether these interactions are negative or positive and whether the stressors have positive or negative impacts on the community property of interest. When pairwise species interactions involve at least one negative interaction (i.e., competition or predation), stressors combine to have greater than expected negative impacts (e.g., species or biomass loss) and less than expected positive impacts (e.g., biomass increases). In contrast, reciprocally positive interactions between species (i.e., facilitation) generally cause stressors to have additive, or slightly less than additive, net effects on species richness and community biomass. While species interactions determine the nature of the combined impact of multiple stressors (i.e., greater than or less than expected), species co-tolerance and stressor timing (i.e., sequential vs simultaneous application) only modify the magnitude of this effect. These findings highlight how interactions among species can contribute to non-additive responses by communities to environmental change, in addition to those caused by interactions among stressors themselves.","DOI":"10.1002/ecs2.2518","ISSN":"2150-8925","language":"en","author":[{"family":"Thompson","given":"Patrick L."},{"family":"MacLennan","given":"Megan M."},{"family":"Vinebrooke","given":"Rolf D."}],"issued":{"date-parts":[["2018"]]}}}],"schema":"https://github.com/citation-style-language/schema/raw/master/csl-citation.json"} </w:instrText>
      </w:r>
      <w:r w:rsidR="00CD65D0">
        <w:rPr>
          <w:rFonts w:ascii="TimesNewRomanPSMT" w:hAnsi="TimesNewRomanPSMT"/>
        </w:rPr>
        <w:fldChar w:fldCharType="separate"/>
      </w:r>
      <w:r w:rsidR="00CD65D0" w:rsidRPr="00CD65D0">
        <w:rPr>
          <w:rFonts w:ascii="TimesNewRomanPSMT" w:hAnsi="TimesNewRomanPSMT" w:cs="TimesNewRomanPSMT"/>
        </w:rPr>
        <w:t xml:space="preserve">(Goldberg &amp; Barton 1992; Gremer </w:t>
      </w:r>
      <w:r w:rsidR="00CD65D0" w:rsidRPr="00CD65D0">
        <w:rPr>
          <w:rFonts w:ascii="TimesNewRomanPSMT" w:hAnsi="TimesNewRomanPSMT" w:cs="TimesNewRomanPSMT"/>
          <w:i/>
          <w:iCs/>
        </w:rPr>
        <w:t>et al.</w:t>
      </w:r>
      <w:r w:rsidR="00CD65D0" w:rsidRPr="00CD65D0">
        <w:rPr>
          <w:rFonts w:ascii="TimesNewRomanPSMT" w:hAnsi="TimesNewRomanPSMT" w:cs="TimesNewRomanPSMT"/>
        </w:rPr>
        <w:t xml:space="preserve"> 2013; Thompson </w:t>
      </w:r>
      <w:r w:rsidR="00CD65D0" w:rsidRPr="00CD65D0">
        <w:rPr>
          <w:rFonts w:ascii="TimesNewRomanPSMT" w:hAnsi="TimesNewRomanPSMT" w:cs="TimesNewRomanPSMT"/>
          <w:i/>
          <w:iCs/>
        </w:rPr>
        <w:t>et al.</w:t>
      </w:r>
      <w:r w:rsidR="00CD65D0" w:rsidRPr="00CD65D0">
        <w:rPr>
          <w:rFonts w:ascii="TimesNewRomanPSMT" w:hAnsi="TimesNewRomanPSMT" w:cs="TimesNewRomanPSMT"/>
        </w:rPr>
        <w:t xml:space="preserve"> 2018)</w:t>
      </w:r>
      <w:r w:rsidR="00CD65D0">
        <w:rPr>
          <w:rFonts w:ascii="TimesNewRomanPSMT" w:hAnsi="TimesNewRomanPSMT"/>
        </w:rPr>
        <w:fldChar w:fldCharType="end"/>
      </w:r>
      <w:r w:rsidR="00B949DC">
        <w:rPr>
          <w:rFonts w:ascii="TimesNewRomanPSMT" w:hAnsi="TimesNewRomanPSMT"/>
        </w:rPr>
        <w:t xml:space="preserve">. </w:t>
      </w:r>
      <w:r w:rsidR="00D47240">
        <w:rPr>
          <w:rFonts w:ascii="TimesNewRomanPSMT" w:hAnsi="TimesNewRomanPSMT"/>
        </w:rPr>
        <w:t xml:space="preserve">In the absence of </w:t>
      </w:r>
      <w:r w:rsidR="000F4AA1">
        <w:rPr>
          <w:rFonts w:ascii="TimesNewRomanPSMT" w:hAnsi="TimesNewRomanPSMT"/>
        </w:rPr>
        <w:t xml:space="preserve">competition, all species </w:t>
      </w:r>
      <w:r w:rsidR="005A4A61">
        <w:rPr>
          <w:rFonts w:ascii="TimesNewRomanPSMT" w:hAnsi="TimesNewRomanPSMT"/>
        </w:rPr>
        <w:t xml:space="preserve">benefit </w:t>
      </w:r>
      <w:r w:rsidR="00CC3C40">
        <w:rPr>
          <w:rFonts w:ascii="TimesNewRomanPSMT" w:hAnsi="TimesNewRomanPSMT"/>
        </w:rPr>
        <w:t>from a</w:t>
      </w:r>
      <w:r w:rsidR="000F4AA1">
        <w:rPr>
          <w:rFonts w:ascii="TimesNewRomanPSMT" w:hAnsi="TimesNewRomanPSMT"/>
        </w:rPr>
        <w:t xml:space="preserve"> resource rich environment</w:t>
      </w:r>
      <w:r w:rsidR="00D47240">
        <w:rPr>
          <w:rFonts w:ascii="TimesNewRomanPSMT" w:hAnsi="TimesNewRomanPSMT"/>
        </w:rPr>
        <w:t>,</w:t>
      </w:r>
      <w:r w:rsidR="000F4AA1">
        <w:rPr>
          <w:rFonts w:ascii="TimesNewRomanPSMT" w:hAnsi="TimesNewRomanPSMT"/>
        </w:rPr>
        <w:t xml:space="preserve"> but </w:t>
      </w:r>
      <w:r w:rsidR="00CC3C40">
        <w:rPr>
          <w:rFonts w:ascii="TimesNewRomanPSMT" w:hAnsi="TimesNewRomanPSMT"/>
        </w:rPr>
        <w:t>competition</w:t>
      </w:r>
      <w:r w:rsidR="000F4AA1">
        <w:rPr>
          <w:rFonts w:ascii="TimesNewRomanPSMT" w:hAnsi="TimesNewRomanPSMT"/>
        </w:rPr>
        <w:t xml:space="preserve"> selects for species </w:t>
      </w:r>
      <w:r w:rsidR="00221617">
        <w:rPr>
          <w:rFonts w:ascii="TimesNewRomanPSMT" w:hAnsi="TimesNewRomanPSMT"/>
        </w:rPr>
        <w:t>with certain traits that allow them to outcompete</w:t>
      </w:r>
      <w:r w:rsidR="00110330">
        <w:rPr>
          <w:rFonts w:ascii="TimesNewRomanPSMT" w:hAnsi="TimesNewRomanPSMT"/>
        </w:rPr>
        <w:t xml:space="preserve"> neighbors</w:t>
      </w:r>
      <w:r w:rsidR="005A4A61">
        <w:rPr>
          <w:rFonts w:ascii="TimesNewRomanPSMT" w:hAnsi="TimesNewRomanPSMT"/>
        </w:rPr>
        <w:t xml:space="preserve"> </w:t>
      </w:r>
      <w:r w:rsidR="000F4AA1">
        <w:rPr>
          <w:rFonts w:ascii="TimesNewRomanPSMT" w:hAnsi="TimesNewRomanPSMT"/>
        </w:rPr>
        <w:t xml:space="preserve">(Tilman </w:t>
      </w:r>
      <w:r w:rsidR="005A4A61">
        <w:rPr>
          <w:rFonts w:ascii="TimesNewRomanPSMT" w:hAnsi="TimesNewRomanPSMT"/>
        </w:rPr>
        <w:t xml:space="preserve">1977, </w:t>
      </w:r>
      <w:r w:rsidR="000F4AA1">
        <w:rPr>
          <w:rFonts w:ascii="TimesNewRomanPSMT" w:hAnsi="TimesNewRomanPSMT"/>
        </w:rPr>
        <w:t>Grime</w:t>
      </w:r>
      <w:r w:rsidR="005A4A61">
        <w:rPr>
          <w:rFonts w:ascii="TimesNewRomanPSMT" w:hAnsi="TimesNewRomanPSMT"/>
        </w:rPr>
        <w:t xml:space="preserve"> 1977</w:t>
      </w:r>
      <w:r w:rsidR="000F4AA1">
        <w:rPr>
          <w:rFonts w:ascii="TimesNewRomanPSMT" w:hAnsi="TimesNewRomanPSMT"/>
        </w:rPr>
        <w:t xml:space="preserve">). </w:t>
      </w:r>
      <w:r w:rsidR="00181DB5">
        <w:rPr>
          <w:rFonts w:ascii="TimesNewRomanPSMT" w:hAnsi="TimesNewRomanPSMT"/>
        </w:rPr>
        <w:t>W</w:t>
      </w:r>
      <w:r w:rsidR="00CC3C40">
        <w:rPr>
          <w:rFonts w:ascii="TimesNewRomanPSMT" w:hAnsi="TimesNewRomanPSMT"/>
        </w:rPr>
        <w:t xml:space="preserve">hile interactions between coexisting species are typically weak (Adler et al. 2018), </w:t>
      </w:r>
      <w:r w:rsidR="003F48F0">
        <w:rPr>
          <w:rFonts w:ascii="TimesNewRomanPSMT" w:hAnsi="TimesNewRomanPSMT"/>
        </w:rPr>
        <w:t>competition from novel invaders</w:t>
      </w:r>
      <w:r w:rsidR="00C0600F">
        <w:rPr>
          <w:rFonts w:ascii="TimesNewRomanPSMT" w:hAnsi="TimesNewRomanPSMT"/>
        </w:rPr>
        <w:t xml:space="preserve"> </w:t>
      </w:r>
      <w:r w:rsidR="005D04E8">
        <w:rPr>
          <w:rFonts w:ascii="TimesNewRomanPSMT" w:hAnsi="TimesNewRomanPSMT"/>
        </w:rPr>
        <w:t>impose</w:t>
      </w:r>
      <w:r w:rsidR="00531D08">
        <w:rPr>
          <w:rFonts w:ascii="TimesNewRomanPSMT" w:hAnsi="TimesNewRomanPSMT"/>
        </w:rPr>
        <w:t xml:space="preserve"> stronger biotic pressures</w:t>
      </w:r>
      <w:r w:rsidR="00E558F2">
        <w:rPr>
          <w:rFonts w:ascii="TimesNewRomanPSMT" w:hAnsi="TimesNewRomanPSMT"/>
        </w:rPr>
        <w:t xml:space="preserve"> </w:t>
      </w:r>
      <w:r w:rsidR="003F48F0">
        <w:rPr>
          <w:rFonts w:ascii="TimesNewRomanPSMT" w:hAnsi="TimesNewRomanPSMT"/>
        </w:rPr>
        <w:t xml:space="preserve">on </w:t>
      </w:r>
      <w:r w:rsidR="00CC3C40">
        <w:rPr>
          <w:rFonts w:ascii="TimesNewRomanPSMT" w:hAnsi="TimesNewRomanPSMT"/>
        </w:rPr>
        <w:t>native</w:t>
      </w:r>
      <w:r w:rsidR="003F48F0">
        <w:rPr>
          <w:rFonts w:ascii="TimesNewRomanPSMT" w:hAnsi="TimesNewRomanPSMT"/>
        </w:rPr>
        <w:t xml:space="preserve"> species </w:t>
      </w:r>
      <w:r w:rsidR="004930EF">
        <w:rPr>
          <w:rFonts w:ascii="TimesNewRomanPSMT" w:hAnsi="TimesNewRomanPSMT"/>
        </w:rPr>
        <w:fldChar w:fldCharType="begin"/>
      </w:r>
      <w:r w:rsidR="004930EF">
        <w:rPr>
          <w:rFonts w:ascii="TimesNewRomanPSMT" w:hAnsi="TimesNewRomanPSMT"/>
        </w:rPr>
        <w:instrText xml:space="preserve"> ADDIN ZOTERO_ITEM CSL_CITATION {"citationID":"k7YBjndO","properties":{"formattedCitation":"(Levine {\\i{}et al.} 2003)","plainCitation":"(Levine et al. 2003)","noteIndex":0},"citationItems":[{"id":2249,"uris":["http://zotero.org/users/1207110/items/I6YVNDTR"],"uri":["http://zotero.org/users/1207110/items/I6YVNDTR"],"itemData":{"id":2249,"type":"article-journal","title":"Mechanisms underlying the impacts of exotic plant invasions","container-title":"Proceedings of the Royal Society B-Biological Sciences","page":"775-781","volume":"270","abstract":"Although the impacts of exotic plant invasions on community structure and ecosystem processes are well appreciated, the pathways or mechanisms that underlie these impacts are poorly understood. Better exploration of these processes is essential to understanding why exotic plants impact only certain systems, and why only some invaders have large impacts. Here, we review over 150 studies to evaluate the mechanisms underlying the impacts of exotic plant invasions on plant and animal community structure, nutrient cycling, hydrology and fire regimes. We find that, while numerous studies have examined the impacts of invasions on plant diversity and composition, less than 5% test whether these effects arise through competition, allelopathy, alteration of ecosystem variables or other processes. Nonetheless, competition was often hypothesized, and nearly all studies competing native and alien plants against each other found strong competitive effects of exotic species. In contrast to studies of the impacts on plant community structure and higher trophic, levels, research examining impacts on nitrogen cycling, hydrology and fire regimes is generally highly mechanistic, often motivated by specific invader traits. We encourage future studies that link impacts on community structure to ecosystem processes, and relate the controls over invasibility to the controls over impact.","DOI":"10.1098/rspb.2003.2327","ISSN":"0962-8452","author":[{"family":"Levine","given":"J. M."},{"family":"Vila","given":"M."},{"family":"D'Antonio","given":"C. M."},{"family":"Dukes","given":"J. S."},{"family":"Grigulis","given":"K."},{"family":"Lavorel","given":"S."}],"issued":{"date-parts":[["2003",4,22]]}}}],"schema":"https://github.com/citation-style-language/schema/raw/master/csl-citation.json"} </w:instrText>
      </w:r>
      <w:r w:rsidR="004930EF">
        <w:rPr>
          <w:rFonts w:ascii="TimesNewRomanPSMT" w:hAnsi="TimesNewRomanPSMT"/>
        </w:rPr>
        <w:fldChar w:fldCharType="separate"/>
      </w:r>
      <w:r w:rsidR="004930EF" w:rsidRPr="004930EF">
        <w:rPr>
          <w:rFonts w:ascii="TimesNewRomanPSMT" w:hAnsi="TimesNewRomanPSMT" w:cs="TimesNewRomanPSMT"/>
        </w:rPr>
        <w:t xml:space="preserve">(Levine </w:t>
      </w:r>
      <w:r w:rsidR="004930EF" w:rsidRPr="004930EF">
        <w:rPr>
          <w:rFonts w:ascii="TimesNewRomanPSMT" w:hAnsi="TimesNewRomanPSMT" w:cs="TimesNewRomanPSMT"/>
          <w:i/>
          <w:iCs/>
        </w:rPr>
        <w:t>et al.</w:t>
      </w:r>
      <w:r w:rsidR="004930EF" w:rsidRPr="004930EF">
        <w:rPr>
          <w:rFonts w:ascii="TimesNewRomanPSMT" w:hAnsi="TimesNewRomanPSMT" w:cs="TimesNewRomanPSMT"/>
        </w:rPr>
        <w:t xml:space="preserve"> 2003)</w:t>
      </w:r>
      <w:r w:rsidR="004930EF">
        <w:rPr>
          <w:rFonts w:ascii="TimesNewRomanPSMT" w:hAnsi="TimesNewRomanPSMT"/>
        </w:rPr>
        <w:fldChar w:fldCharType="end"/>
      </w:r>
      <w:r w:rsidR="00E558F2">
        <w:rPr>
          <w:rFonts w:ascii="TimesNewRomanPSMT" w:hAnsi="TimesNewRomanPSMT"/>
        </w:rPr>
        <w:t xml:space="preserve">. </w:t>
      </w:r>
      <w:r w:rsidR="00C0600F">
        <w:rPr>
          <w:rFonts w:ascii="TimesNewRomanPSMT" w:hAnsi="TimesNewRomanPSMT"/>
        </w:rPr>
        <w:t>Further</w:t>
      </w:r>
      <w:r w:rsidR="00181DB5">
        <w:rPr>
          <w:rFonts w:ascii="TimesNewRomanPSMT" w:hAnsi="TimesNewRomanPSMT"/>
        </w:rPr>
        <w:t xml:space="preserve">, </w:t>
      </w:r>
      <w:r w:rsidR="00181DB5" w:rsidRPr="00BC7785">
        <w:t>precipitation variability</w:t>
      </w:r>
      <w:r w:rsidR="00C0600F">
        <w:t xml:space="preserve"> is expected to increase with climate change</w:t>
      </w:r>
      <w:r w:rsidR="00181DB5">
        <w:t xml:space="preserve"> </w:t>
      </w:r>
      <w:r w:rsidR="00181DB5">
        <w:fldChar w:fldCharType="begin"/>
      </w:r>
      <w:r w:rsidR="00181DB5">
        <w:instrText xml:space="preserve"> ADDIN ZOTERO_ITEM CSL_CITATION {"citationID":"jiMsCMmj","properties":{"formattedCitation":"(IPCC 2013; Berg &amp; Hall 2015; Yoon {\\i{}et al.} 2015; Swain {\\i{}et al.} 2016)","plainCitation":"(IPCC 2013; Berg &amp; Hall 2015; Yoon et al. 2015; Swain et al. 2016)","noteIndex":0},"citationItems":[{"id":828,"uris":["http://zotero.org/users/1207110/items/MKFM647Y"],"uri":["http://zotero.org/users/1207110/items/MKFM647Y"],"itemData":{"id":828,"type":"report","title":"Climate Change 2013: The Physical Science Basis. Contribution of Working Group I to the Fifth Assessment Report of the Intergovernmental Panel on Climate Change [Stocker, T.F., D. Qin, G.-K. Plattner, M. Tignor, S.K. Allen, J. Boschung, A. Nauels, Y. Xia, V. Bex and P.M. Midgley (eds.)]","publisher":"Cambridge University Press","publisher-place":"Cambridge, United Kingdom and New York, NY, USA","page":"1535 pp","event-place":"Cambridge, United Kingdom and New York, NY, USA","shortTitle":"Climate Change 2014: Impacts, Adaptation, and Vulnerability. Part A: Global and Sectoral Aspects. Contribution of Working Group II to the Fifth Assessment Report of the Intergovernmental Panel on Climate Change [Field, C.B., V.R. Barros, D.J. Dokken, K.J. Mach, M.D. Mastrandrea, T.E. Bilir, M. Chatterjee, K.L. Ebi, Y.O. Estrada, R.C. Genova, B. Girma, E.S. Kissel, A.N. Levy, S. MacCracken, P.R. Mastrandrea, and L.L. White (eds.)]","author":[{"family":"IPCC","given":""}],"issued":{"date-parts":[["2013"]]}}},{"id":920,"uris":["http://zotero.org/users/1207110/items/TKCBJB6R"],"uri":["http://zotero.org/users/1207110/items/TKCBJB6R"],"itemData":{"id":920,"type":"article-journal","title":"Increased Interannual Precipitation Extremes over California under Climate Change","container-title":"Journal of Climate","page":"6324-6334","volume":"28","DOI":"10.1175/jcli-d-14-00624.1","ISSN":"0894-8755 1520-0442","author":[{"family":"Berg","given":"Neil"},{"family":"Hall","given":"Alex"}],"issued":{"date-parts":[["2015"]]}}},{"id":646,"uris":["http://zotero.org/users/1207110/items/ICYPTESY"],"uri":["http://zotero.org/users/1207110/items/ICYPTESY"],"itemData":{"id":646,"type":"article-journal","title":"Increasing water cycle extremes in California and in relation to ENSO cycle under global warming","container-title":"Nat Commun","page":"8657","volume":"6","abstract":"Since the winter of 2013-2014, California has experienced its most severe drought in recorded history, causing statewide water stress, severe economic loss and an extraordinary increase in wildfires. Identifying the effects of global warming on regional water cycle extremes, such as the ongoing drought in California, remains a challenge. Here we analyse large-ensemble and multi-model simulations that project the future of water cycle extremes in California as well as to understand those associations that pertain to changing climate oscillations under global warming. Both intense drought and excessive flooding are projected to increase by at least 50% towards the end of the twenty-first century; this projected increase in water cycle extremes is associated with a strengthened relation to El Nino and the Southern Oscillation (ENSO)--in particular, extreme El Nino and La Nina events that modulate California's climate not only through its warm and cold phases but also its precursor patterns.","DOI":"10.1038/ncomms9657","ISSN":"2041-1723 (Electronic) 2041-1723 (Linking)","note":"PMCID: PMC4639898","author":[{"family":"Yoon","given":"J. H."},{"family":"Wang","given":"S. Y."},{"family":"Gillies","given":"R. R."},{"family":"Kravitz","given":"B."},{"family":"Hipps","given":"L."},{"family":"Rasch","given":"P. J."}],"issued":{"date-parts":[["2015"]]}}},{"id":822,"uris":["http://zotero.org/users/1207110/items/Y32RNPC9"],"uri":["http://zotero.org/users/1207110/items/Y32RNPC9"],"itemData":{"id":822,"type":"article-journal","title":"Trends in atmospheric patterns conducive to seasonal precipitation and temperature extremes in California","container-title":"Science Advances","volume":"2","abstract":"Recent evidence suggests that changes in atmospheric circulation have altered the probability of extreme climate events in the Northern Hemisphere. We investigate northeastern Pacific atmospheric circulation patterns that have historically (1949–2015) been associated with cool-season (October-May) precipitation and temperature extremes in California. We identify changes in occurrence of atmospheric circulation patterns by measuring the similarity of the cool-season atmospheric configuration that occurred in each year of the 1949–2015 period with the configuration that occurred during each of the five driest, wettest, warmest, and coolest years. Our analysis detects statistically significant changes in the occurrence of atmospheric patterns associated with seasonal precipitation and temperature extremes. We also find a robust increase in the magnitude and subseasonal persistence of the cool-season West Coast ridge, resulting in an amplification of the background state. Changes in both seasonal mean and extreme event configurations appear to be caused by a combination of spatially nonuniform thermal expansion of the atmosphere and reinforcing trends in the pattern of sea level pressure. In particular, both thermal expansion and sea level pressure trends contribute to a notable increase in anomalous northeastern Pacific ridging patterns similar to that observed during the 2012–2015 California drought. Collectively, our empirical findings suggest that the frequency of atmospheric conditions like those during California’s most severely dry and hot years has increased in recent decades, but not necessarily at the expense of patterns associated with extremely wet years.","DOI":"10.1126/sciadv.1501344","author":[{"family":"Swain","given":"Daniel L."},{"family":"Horton","given":"Daniel E."},{"family":"Singh","given":"Deepti"},{"family":"Diffenbaugh","given":"Noah S."}],"issued":{"date-parts":[["2016",4,1]]}}}],"schema":"https://github.com/citation-style-language/schema/raw/master/csl-citation.json"} </w:instrText>
      </w:r>
      <w:r w:rsidR="00181DB5">
        <w:fldChar w:fldCharType="separate"/>
      </w:r>
      <w:r w:rsidR="00181DB5" w:rsidRPr="00FA4941">
        <w:t xml:space="preserve">(IPCC 2013; Berg &amp; Hall 2015; Yoon </w:t>
      </w:r>
      <w:r w:rsidR="00181DB5" w:rsidRPr="00FA4941">
        <w:rPr>
          <w:i/>
          <w:iCs/>
        </w:rPr>
        <w:t>et al.</w:t>
      </w:r>
      <w:r w:rsidR="00181DB5" w:rsidRPr="00FA4941">
        <w:t xml:space="preserve"> 2015; Swain </w:t>
      </w:r>
      <w:r w:rsidR="00181DB5" w:rsidRPr="00FA4941">
        <w:rPr>
          <w:i/>
          <w:iCs/>
        </w:rPr>
        <w:t>et al.</w:t>
      </w:r>
      <w:r w:rsidR="00181DB5" w:rsidRPr="00FA4941">
        <w:t xml:space="preserve"> 2016)</w:t>
      </w:r>
      <w:r w:rsidR="00181DB5">
        <w:fldChar w:fldCharType="end"/>
      </w:r>
      <w:r w:rsidR="00181DB5">
        <w:rPr>
          <w:rFonts w:ascii="TimesNewRomanPSMT" w:hAnsi="TimesNewRomanPSMT"/>
        </w:rPr>
        <w:t xml:space="preserve"> and although </w:t>
      </w:r>
      <w:r w:rsidR="00181DB5">
        <w:t>p</w:t>
      </w:r>
      <w:r w:rsidR="00181DB5" w:rsidRPr="00BB6325">
        <w:t>lants have evolved strategies to deal with inconsistent rainfall</w:t>
      </w:r>
      <w:r w:rsidR="00AC2A74">
        <w:t xml:space="preserve"> in variable environments</w:t>
      </w:r>
      <w:r w:rsidR="00181DB5">
        <w:t xml:space="preserve">, </w:t>
      </w:r>
      <w:r w:rsidR="00181DB5">
        <w:rPr>
          <w:rFonts w:ascii="TimesNewRomanPSMT" w:hAnsi="TimesNewRomanPSMT"/>
        </w:rPr>
        <w:t xml:space="preserve">interactions with novel competitors have the ability to magnify the effects of climate and undermine the success of those strategies </w:t>
      </w:r>
      <w:r w:rsidR="00181DB5">
        <w:rPr>
          <w:rFonts w:ascii="TimesNewRomanPSMT" w:hAnsi="TimesNewRomanPSMT"/>
        </w:rPr>
        <w:fldChar w:fldCharType="begin"/>
      </w:r>
      <w:r w:rsidR="00181DB5">
        <w:rPr>
          <w:rFonts w:ascii="TimesNewRomanPSMT" w:hAnsi="TimesNewRomanPSMT"/>
        </w:rPr>
        <w:instrText xml:space="preserve"> ADDIN ZOTERO_ITEM CSL_CITATION {"citationID":"QITmWlu5","properties":{"formattedCitation":"(Bruno 2005; Tylianakis {\\i{}et al.} 2008)","plainCitation":"(Bruno 2005; Tylianakis et al. 2008)","noteIndex":0},"citationItems":[{"id":3062,"uris":["http://zotero.org/users/1207110/items/7TKHHK2M"],"uri":["http://zotero.org/users/1207110/items/7TKHHK2M"],"itemData":{"id":3062,"type":"chapter","title":"Insights into Biotic Interactions from Studies of Species Invasions","container-title":"Species Invasions: Insights into Ecology, Evolution, and Biogeography","publisher":"Sinauer","publisher-place":"Sunderland, MA","source":"Zotero","event-place":"Sunderland, MA","language":"en","editor":[{"family":"Sax","given":"Dov F."},{"family":"Stachowicz","given":"John J"},{"family":"Gaines","given":"Steven D"}],"author":[{"family":"Bruno","given":"John F."}],"issued":{"date-parts":[["2005"]]}}},{"id":3058,"uris":["http://zotero.org/users/1207110/items/55NSS33M"],"uri":["http://zotero.org/users/1207110/items/55NSS33M"],"itemData":{"id":3058,"type":"article-journal","title":"Global change and species interactions in terrestrial ecosystems","container-title":"Ecology Letters","page":"1351-1363","volume":"11","issue":"12","source":"Crossref","abstract":"The main drivers of global environmental change (CO2 enrichment, nitrogen deposition, climate, biotic invasions and land use) cause extinctions and alter species distributions, and recent evidence shows that they exert pervasive impacts on various antagonistic and mutualistic interactions among species. In this review, we synthesize data from 688 published studies to show that these drivers often alter competitive interactions among plants and animals, exert multitrophic effects on the decomposer food web, increase intensity of pathogen infection, weaken mutualisms involving plants, and enhance herbivory while having variable effects on predation. A recurrent ﬁnding is that there is substantial variability among studies in both the magnitude and direction of effects of any given GEC driver on any given type of biotic interaction. Further, we show that higher order effects among multiple drivers acting simultaneously create challenges in predicting future responses to global environmental change, and that extrapolating these complex impacts across entire networks of species interactions yields unanticipated effects on ecosystems. Finally, we conclude that in order to reliably predict the effects of GEC on community and ecosystem processes, the greatest single challenge will be to determine how biotic and abiotic context alters the direction and magnitude of GEC effects on biotic interactions.","DOI":"10.1111/j.1461-0248.2008.01250.x","ISSN":"1461023X, 14610248","language":"en","author":[{"family":"Tylianakis","given":"Jason M."},{"family":"Didham","given":"Raphael K."},{"family":"Bascompte","given":"Jordi"},{"family":"Wardle","given":"David A."}],"issued":{"date-parts":[["2008",12]]}}}],"schema":"https://github.com/citation-style-language/schema/raw/master/csl-citation.json"} </w:instrText>
      </w:r>
      <w:r w:rsidR="00181DB5">
        <w:rPr>
          <w:rFonts w:ascii="TimesNewRomanPSMT" w:hAnsi="TimesNewRomanPSMT"/>
        </w:rPr>
        <w:fldChar w:fldCharType="separate"/>
      </w:r>
      <w:r w:rsidR="00181DB5" w:rsidRPr="00867620">
        <w:rPr>
          <w:rFonts w:ascii="TimesNewRomanPSMT" w:hAnsi="TimesNewRomanPSMT" w:cs="TimesNewRomanPSMT"/>
        </w:rPr>
        <w:t xml:space="preserve">(Bruno 2005; Tylianakis </w:t>
      </w:r>
      <w:r w:rsidR="00181DB5" w:rsidRPr="00867620">
        <w:rPr>
          <w:rFonts w:ascii="TimesNewRomanPSMT" w:hAnsi="TimesNewRomanPSMT" w:cs="TimesNewRomanPSMT"/>
          <w:i/>
          <w:iCs/>
        </w:rPr>
        <w:t>et al.</w:t>
      </w:r>
      <w:r w:rsidR="00181DB5" w:rsidRPr="00867620">
        <w:rPr>
          <w:rFonts w:ascii="TimesNewRomanPSMT" w:hAnsi="TimesNewRomanPSMT" w:cs="TimesNewRomanPSMT"/>
        </w:rPr>
        <w:t xml:space="preserve"> 2008)</w:t>
      </w:r>
      <w:r w:rsidR="00181DB5">
        <w:rPr>
          <w:rFonts w:ascii="TimesNewRomanPSMT" w:hAnsi="TimesNewRomanPSMT"/>
        </w:rPr>
        <w:fldChar w:fldCharType="end"/>
      </w:r>
      <w:r w:rsidR="00181DB5">
        <w:rPr>
          <w:rFonts w:ascii="TimesNewRomanPSMT" w:hAnsi="TimesNewRomanPSMT"/>
        </w:rPr>
        <w:t xml:space="preserve">. </w:t>
      </w:r>
      <w:r w:rsidR="00987215">
        <w:rPr>
          <w:rFonts w:ascii="TimesNewRomanPSMT" w:hAnsi="TimesNewRomanPSMT"/>
        </w:rPr>
        <w:t xml:space="preserve">These novel </w:t>
      </w:r>
      <w:r w:rsidR="0007040D">
        <w:rPr>
          <w:rFonts w:ascii="TimesNewRomanPSMT" w:hAnsi="TimesNewRomanPSMT"/>
        </w:rPr>
        <w:t xml:space="preserve">interactions </w:t>
      </w:r>
      <w:r w:rsidR="005D04E8">
        <w:rPr>
          <w:rFonts w:ascii="TimesNewRomanPSMT" w:hAnsi="TimesNewRomanPSMT"/>
        </w:rPr>
        <w:t xml:space="preserve">can </w:t>
      </w:r>
      <w:r w:rsidR="00081E3E">
        <w:rPr>
          <w:rFonts w:ascii="TimesNewRomanPSMT" w:hAnsi="TimesNewRomanPSMT"/>
        </w:rPr>
        <w:t>make</w:t>
      </w:r>
      <w:r w:rsidR="0007040D">
        <w:rPr>
          <w:rFonts w:ascii="TimesNewRomanPSMT" w:hAnsi="TimesNewRomanPSMT"/>
        </w:rPr>
        <w:t xml:space="preserve"> </w:t>
      </w:r>
      <w:r w:rsidR="00081E3E">
        <w:rPr>
          <w:rFonts w:ascii="TimesNewRomanPSMT" w:hAnsi="TimesNewRomanPSMT"/>
        </w:rPr>
        <w:t xml:space="preserve">previously inhabitable </w:t>
      </w:r>
      <w:r w:rsidR="00B50D08">
        <w:rPr>
          <w:rFonts w:ascii="TimesNewRomanPSMT" w:hAnsi="TimesNewRomanPSMT"/>
        </w:rPr>
        <w:t xml:space="preserve">environments </w:t>
      </w:r>
      <w:r w:rsidR="0007040D">
        <w:rPr>
          <w:rFonts w:ascii="TimesNewRomanPSMT" w:hAnsi="TimesNewRomanPSMT"/>
        </w:rPr>
        <w:t>less suitable</w:t>
      </w:r>
      <w:r w:rsidR="00B50D08">
        <w:rPr>
          <w:rFonts w:ascii="TimesNewRomanPSMT" w:hAnsi="TimesNewRomanPSMT"/>
        </w:rPr>
        <w:t xml:space="preserve"> </w:t>
      </w:r>
      <w:r w:rsidR="005D04E8">
        <w:rPr>
          <w:rFonts w:ascii="TimesNewRomanPSMT" w:hAnsi="TimesNewRomanPSMT"/>
        </w:rPr>
        <w:t>for</w:t>
      </w:r>
      <w:r w:rsidR="00B50D08">
        <w:rPr>
          <w:rFonts w:ascii="TimesNewRomanPSMT" w:hAnsi="TimesNewRomanPSMT"/>
        </w:rPr>
        <w:t xml:space="preserve"> native plants </w:t>
      </w:r>
      <w:r w:rsidR="005D04E8">
        <w:rPr>
          <w:rFonts w:ascii="TimesNewRomanPSMT" w:hAnsi="TimesNewRomanPSMT"/>
        </w:rPr>
        <w:t xml:space="preserve">as they </w:t>
      </w:r>
      <w:r w:rsidR="00B50D08">
        <w:rPr>
          <w:rFonts w:ascii="TimesNewRomanPSMT" w:hAnsi="TimesNewRomanPSMT"/>
        </w:rPr>
        <w:t xml:space="preserve">try to cope with </w:t>
      </w:r>
      <w:r w:rsidR="006866C4">
        <w:rPr>
          <w:rFonts w:ascii="TimesNewRomanPSMT" w:hAnsi="TimesNewRomanPSMT"/>
        </w:rPr>
        <w:t xml:space="preserve">the </w:t>
      </w:r>
      <w:r w:rsidR="001A3F43">
        <w:rPr>
          <w:rFonts w:ascii="TimesNewRomanPSMT" w:hAnsi="TimesNewRomanPSMT"/>
        </w:rPr>
        <w:t xml:space="preserve">multiple stressors </w:t>
      </w:r>
      <w:r w:rsidR="006866C4">
        <w:rPr>
          <w:rFonts w:ascii="TimesNewRomanPSMT" w:hAnsi="TimesNewRomanPSMT"/>
        </w:rPr>
        <w:t xml:space="preserve">of invasive dominance and climate change </w:t>
      </w:r>
      <w:r w:rsidR="004930EF">
        <w:rPr>
          <w:rFonts w:ascii="TimesNewRomanPSMT" w:hAnsi="TimesNewRomanPSMT"/>
        </w:rPr>
        <w:fldChar w:fldCharType="begin"/>
      </w:r>
      <w:r w:rsidR="00B209E9">
        <w:rPr>
          <w:rFonts w:ascii="TimesNewRomanPSMT" w:hAnsi="TimesNewRomanPSMT"/>
        </w:rPr>
        <w:instrText xml:space="preserve"> ADDIN ZOTERO_ITEM CSL_CITATION {"citationID":"Qga68zia","properties":{"formattedCitation":"(Rinnan 2018)","plainCitation":"(Rinnan 2018)","noteIndex":0},"citationItems":[{"id":3013,"uris":["http://zotero.org/users/1207110/items/GUM3XY6D"],"uri":["http://zotero.org/users/1207110/items/GUM3XY6D"],"itemData":{"id":3013,"type":"article-journal","title":"Population persistence in the face of climate change and competition: A battle on two fronts","container-title":"Ecological Modelling","page":"78-88","volume":"385","source":"ScienceDirect","abstract":"Many species undergo significant shifts in population distribution in response to changes in climate. This response can introduce a species to new competition from invasive organisms, or influence the dynamics of an otherwise balanced ecosystem. How can a species ensure its own survival while dealing with both interspecific competition and the effects of climate change? We examine a two-species discrete-time, continuous-space population model to determine conditions for coexistence and criteria for persistence in a changing climate. Our analysis suggests that the cost of keeping pace with climate change can weaken the ability of a species to compete with others, and that climate change has the capacity to shift the stable-state solution of the population model. These effects are somewhat mitigated by niche differentiation, with the potential for habitat considered inhospitable to one species to provide refuge for the other. Using this model we simulate a hypothetical population of native bull trout Salvelinus confluentus experiencing competition from invasive brook trout S. fontinalis as their river habitat warms due to climate change. Based on current climate projections, we find that bull trout are likely to disappear from the study area by 2080, with brook trout expanding their range in the absence of competition.","DOI":"10.1016/j.ecolmodel.2018.07.004","ISSN":"0304-3800","shortTitle":"Population persistence in the face of climate change and competition","journalAbbreviation":"Ecological Modelling","author":[{"family":"Rinnan","given":"D. Scott"}],"issued":{"date-parts":[["2018",10,10]]}}}],"schema":"https://github.com/citation-style-language/schema/raw/master/csl-citation.json"} </w:instrText>
      </w:r>
      <w:r w:rsidR="004930EF">
        <w:rPr>
          <w:rFonts w:ascii="TimesNewRomanPSMT" w:hAnsi="TimesNewRomanPSMT"/>
        </w:rPr>
        <w:fldChar w:fldCharType="separate"/>
      </w:r>
      <w:r w:rsidR="00B209E9">
        <w:rPr>
          <w:rFonts w:ascii="TimesNewRomanPSMT" w:hAnsi="TimesNewRomanPSMT" w:cs="TimesNewRomanPSMT"/>
        </w:rPr>
        <w:t>(Rinnan 2018)</w:t>
      </w:r>
      <w:r w:rsidR="004930EF">
        <w:rPr>
          <w:rFonts w:ascii="TimesNewRomanPSMT" w:hAnsi="TimesNewRomanPSMT"/>
        </w:rPr>
        <w:fldChar w:fldCharType="end"/>
      </w:r>
      <w:r w:rsidR="00CE7AB3">
        <w:rPr>
          <w:rFonts w:ascii="TimesNewRomanPSMT" w:hAnsi="TimesNewRomanPSMT"/>
        </w:rPr>
        <w:t>.</w:t>
      </w:r>
      <w:r w:rsidR="000F4AA1" w:rsidRPr="000F4AA1">
        <w:rPr>
          <w:rFonts w:ascii="TimesNewRomanPSMT" w:hAnsi="TimesNewRomanPSMT"/>
        </w:rPr>
        <w:t xml:space="preserve"> </w:t>
      </w:r>
      <w:r w:rsidR="00CE7AB3">
        <w:rPr>
          <w:rFonts w:ascii="TimesNewRomanPSMT" w:hAnsi="TimesNewRomanPSMT"/>
        </w:rPr>
        <w:t>Th</w:t>
      </w:r>
      <w:r w:rsidR="001A3F43">
        <w:rPr>
          <w:rFonts w:ascii="TimesNewRomanPSMT" w:hAnsi="TimesNewRomanPSMT"/>
        </w:rPr>
        <w:t>u</w:t>
      </w:r>
      <w:r w:rsidR="00CE7AB3">
        <w:rPr>
          <w:rFonts w:ascii="TimesNewRomanPSMT" w:hAnsi="TimesNewRomanPSMT"/>
        </w:rPr>
        <w:t>s</w:t>
      </w:r>
      <w:r w:rsidR="001A3F43">
        <w:rPr>
          <w:rFonts w:ascii="TimesNewRomanPSMT" w:hAnsi="TimesNewRomanPSMT"/>
        </w:rPr>
        <w:t xml:space="preserve"> invasive species may be </w:t>
      </w:r>
      <w:r w:rsidR="005D04E8">
        <w:rPr>
          <w:rFonts w:ascii="TimesNewRomanPSMT" w:hAnsi="TimesNewRomanPSMT"/>
        </w:rPr>
        <w:t>contributing to a mounting</w:t>
      </w:r>
      <w:r w:rsidR="00BF137B" w:rsidRPr="00BF137B">
        <w:rPr>
          <w:rFonts w:ascii="TimesNewRomanPSMT" w:hAnsi="TimesNewRomanPSMT"/>
        </w:rPr>
        <w:t xml:space="preserve"> </w:t>
      </w:r>
      <w:r w:rsidR="00BF137B">
        <w:rPr>
          <w:rFonts w:ascii="TimesNewRomanPSMT" w:hAnsi="TimesNewRomanPSMT"/>
        </w:rPr>
        <w:t>“extinction debt”</w:t>
      </w:r>
      <w:r w:rsidR="00EA7631">
        <w:rPr>
          <w:rFonts w:ascii="TimesNewRomanPSMT" w:hAnsi="TimesNewRomanPSMT"/>
        </w:rPr>
        <w:t xml:space="preserve"> </w:t>
      </w:r>
      <w:r w:rsidR="00B209E9">
        <w:rPr>
          <w:rFonts w:ascii="TimesNewRomanPSMT" w:hAnsi="TimesNewRomanPSMT"/>
        </w:rPr>
        <w:fldChar w:fldCharType="begin"/>
      </w:r>
      <w:r w:rsidR="003B274F">
        <w:rPr>
          <w:rFonts w:ascii="TimesNewRomanPSMT" w:hAnsi="TimesNewRomanPSMT"/>
        </w:rPr>
        <w:instrText xml:space="preserve"> ADDIN ZOTERO_ITEM CSL_CITATION {"citationID":"TGkdmov5","properties":{"formattedCitation":"(Gilbert &amp; Levine 2013)","plainCitation":"(Gilbert &amp; Levine 2013)","noteIndex":0},"citationItems":[{"id":3029,"uris":["http://zotero.org/users/1207110/items/75W4ITJC"],"uri":["http://zotero.org/users/1207110/items/75W4ITJC"],"itemData":{"id":3029,"type":"article-journal","title":"Plant invasions and extinction debts","container-title":"Proceedings of the National Academy of Sciences","page":"1744-1749","volume":"110","issue":"5","source":"www.pnas.org","abstract":"Whether introduced species invasions pose a major threat to biodiversity is hotly debated. Much of this debate is fueled by recent findings that competition from introduced organisms has driven remarkably few plant species to extinction. Instead, native plant species in invaded ecosystems are often found in refugia: patchy, marginal habitats unsuitable to their nonnative competitors. However, whether the colonization and extinction dynamics of these refugia allow long-term native persistence is uncertain. Of particular concern is the possibility that invasive plants may induce an extinction debt in the native flora, where persistence over the short term masks deterministic extinction trajectories. We examined how invader impacts on landscape structure influence native plant persistence by combining recently developed quantitative techniques for evaluating metapopulation persistence with field measurements of an invaded plant community. We found that European grass invasion of an edaphically heterogeneous California landscape has greatly decreased the likelihood of the persistence of native metapopulations. It does so via two main pathways: (i) decreasing the size of native refugia, which reduces seed production and increases local extinction, and (ii) eroding the dispersal permeability of the matrix between refugia, which reduces their connectivity. Even when native plant extinction is the deterministic outcome of invasion, the time to extinction can be on the order of hundreds of years. We conclude that the relatively short time since invasion in many parts of the world is insufficient to observe the full impact of plant invasions on native biodiversity.","DOI":"10.1073/pnas.1212375110","ISSN":"0027-8424, 1091-6490","note":"PMID: 23297239","journalAbbreviation":"PNAS","language":"en","author":[{"family":"Gilbert","given":"Benjamin"},{"family":"Levine","given":"Jonathan M."}],"issued":{"date-parts":[["2013",1,29]]}}}],"schema":"https://github.com/citation-style-language/schema/raw/master/csl-citation.json"} </w:instrText>
      </w:r>
      <w:r w:rsidR="00B209E9">
        <w:rPr>
          <w:rFonts w:ascii="TimesNewRomanPSMT" w:hAnsi="TimesNewRomanPSMT"/>
        </w:rPr>
        <w:fldChar w:fldCharType="separate"/>
      </w:r>
      <w:r w:rsidR="003B274F">
        <w:rPr>
          <w:rFonts w:ascii="TimesNewRomanPSMT" w:hAnsi="TimesNewRomanPSMT"/>
          <w:noProof/>
        </w:rPr>
        <w:t>(Gilbert &amp; Levine 2013)</w:t>
      </w:r>
      <w:r w:rsidR="00B209E9">
        <w:rPr>
          <w:rFonts w:ascii="TimesNewRomanPSMT" w:hAnsi="TimesNewRomanPSMT"/>
        </w:rPr>
        <w:fldChar w:fldCharType="end"/>
      </w:r>
      <w:r w:rsidR="00081E3E">
        <w:rPr>
          <w:rFonts w:ascii="TimesNewRomanPSMT" w:hAnsi="TimesNewRomanPSMT"/>
        </w:rPr>
        <w:t xml:space="preserve">, leading to </w:t>
      </w:r>
      <w:r w:rsidR="008A2B71">
        <w:rPr>
          <w:rFonts w:ascii="TimesNewRomanPSMT" w:hAnsi="TimesNewRomanPSMT"/>
        </w:rPr>
        <w:t>extinction in the long-term</w:t>
      </w:r>
      <w:r w:rsidR="00647660">
        <w:rPr>
          <w:rFonts w:ascii="TimesNewRomanPSMT" w:hAnsi="TimesNewRomanPSMT"/>
        </w:rPr>
        <w:t xml:space="preserve"> </w:t>
      </w:r>
      <w:r w:rsidR="001A3F43">
        <w:rPr>
          <w:rFonts w:ascii="TimesNewRomanPSMT" w:hAnsi="TimesNewRomanPSMT"/>
        </w:rPr>
        <w:t xml:space="preserve">by weakening the </w:t>
      </w:r>
      <w:r w:rsidR="008A2B71">
        <w:rPr>
          <w:rFonts w:ascii="TimesNewRomanPSMT" w:hAnsi="TimesNewRomanPSMT"/>
        </w:rPr>
        <w:t>ability of these species</w:t>
      </w:r>
      <w:r w:rsidR="001A3F43">
        <w:rPr>
          <w:rFonts w:ascii="TimesNewRomanPSMT" w:hAnsi="TimesNewRomanPSMT"/>
        </w:rPr>
        <w:t xml:space="preserve"> to deal with a fluctuating climate</w:t>
      </w:r>
      <w:r w:rsidR="00531D08">
        <w:rPr>
          <w:rFonts w:ascii="TimesNewRomanPSMT" w:hAnsi="TimesNewRomanPSMT"/>
        </w:rPr>
        <w:t>.</w:t>
      </w:r>
      <w:r w:rsidR="0007040D">
        <w:rPr>
          <w:rFonts w:ascii="TimesNewRomanPSMT" w:hAnsi="TimesNewRomanPSMT"/>
        </w:rPr>
        <w:t xml:space="preserve"> </w:t>
      </w:r>
    </w:p>
    <w:p w14:paraId="3CA293F0" w14:textId="7130AAFB" w:rsidR="00B95DE2" w:rsidRPr="00E55C3D" w:rsidRDefault="00377FBC" w:rsidP="00647660">
      <w:pPr>
        <w:spacing w:line="480" w:lineRule="auto"/>
        <w:ind w:firstLine="720"/>
        <w:rPr>
          <w:rFonts w:ascii="TimesNewRomanPSMT" w:hAnsi="TimesNewRomanPSMT"/>
        </w:rPr>
      </w:pPr>
      <w:r>
        <w:t>Annual p</w:t>
      </w:r>
      <w:r w:rsidR="008A2B71">
        <w:t>lants in temporally fluctuating environments have two main strategies</w:t>
      </w:r>
      <w:r w:rsidR="00EC3ED5">
        <w:t xml:space="preserve"> </w:t>
      </w:r>
      <w:r w:rsidR="003B274F">
        <w:fldChar w:fldCharType="begin"/>
      </w:r>
      <w:r w:rsidR="00EC3ED5">
        <w:instrText xml:space="preserve"> ADDIN ZOTERO_ITEM CSL_CITATION {"citationID":"7tYekHE0","properties":{"formattedCitation":"(Brown &amp; Venable 1986; Angert {\\i{}et al.} 2007)","plainCitation":"(Brown &amp; Venable 1986; Angert et al. 2007)","noteIndex":0},"citationItems":[{"id":1308,"uris":["http://zotero.org/users/1207110/items/CE4JMVPH"],"uri":["http://zotero.org/users/1207110/items/CE4JMVPH"],"itemData":{"id":1308,"type":"article-journal","title":"Evolutionary ecology of seed-bank annuals in temporally varying environments","container-title":"American Naturalist","page":"31-47","volume":"127","abstract":"The production of long-lived seeds by annual plants introduces a unique form of age structure. In a temporarily varying environment the dormant seed may experience many years with different weather, whereas the germinating individual experiences only the weather conditions of a single growing season. Natural selection operates on both the between-year dormancy and on non-seed-bank traits that affect the degree of specialization to conditions pertaining in different year types. We have used an integrated model that permits these two aspects of the life history to evolve simultaneously. This leads to predictions that are not attainable by considering the evolution of each in isolation. Changes in the survival probability of the between-year seed bank select for reinforcing changes in between-year dormancy and specialization. Changes in the probability of occurrence of different year types select for damping changes in between-year dormancy and specialization. Across a gradient in environmental quality, we predict that most change will occur in between-year dormancy, with little change in specialization. If between-year dormancy is fixed, however, a greater change in specialization should occur. The predictions of the model are discussed in terms of environmental gradients, seed-bank versus non-seed-bank annuals, and a variety of plant traits modeled elsewhere that may be involved in specialization to different types of years.","DOI":"10.1086/284465","ISSN":"0003-0147","journalAbbreviation":"Am. Nat.","author":[{"family":"Brown","given":"J. S."},{"family":"Venable","given":"D. L."}],"issued":{"date-parts":[["1986"]]}}},{"id":617,"uris":["http://zotero.org/users/1207110/items/ZI458JNW"],"uri":["http://zotero.org/users/1207110/items/ZI458JNW"],"itemData":{"id":617,"type":"article-journal","title":"Linking Growth Strategies to Long-term Population Dynamics in a Guild of Desert Annuals","container-title":"Journal of Ecology","page":"321-331","volume":"95","abstract":"1 Combining long-term observational studies with comparative physiological ecology can yield a deeper understanding of the contribution of individual function to population and community dynamics. Sonoran Desert winter annuals exhibit striking year-to-year variation in population dynamics that is driven by variable precipitation, but species differ in the strength of demographic response to precipitation and hence in the degree of temporal variance in population dynamics. To understand the physiological mechanisms of differing population dynamic responses to environmental variation, we investigated interspecific differences in functional traits that mediate responsiveness to precipitation. 2 We conducted sequential harvests throughout the growing season to examine relative growth rate and biomass allocation patterns. We then related growth parameters to leaf-level carbon isotope discrimination (a time-integrated measure of water-use efficiency) and long-term demographic variation. 3 We hypothesized that water-use efficiency should trade-off with rapid growth rates. Furthermore, we hypothesized that species having efficient water use should have buffered population dynamics in dry years but sacrifice high growth and fecundity in wet years, resulting in low long-term variance in demographic success. Conversely, species with high growth capacity should be very responsive to infrequent periods of high precipitation and thus exhibit high temporal variance. 4 Species differed in seasonal relative growth rate and allocation patterns. Species with the highest relative growth rates rapidly deployed large leaf area displays following mid-season rainfall. Species with intermediate relative growth rates exhibited high biomass assimilation rates per unit leaf area. Species with low relative growth rates exhibited low leaf area ratios and low assimilation rates per unit leaf area. 5 Relative growth rate was positively related to leaf carbon isotope discrimination, consistent with a trade-off between growth rate and water-use efficiency. 6 Seasonal relative growth rate did not predict long-term demographic variance. However, leaf area plasticity in response to precipitation was positively related to long-term demographic variance. Our results illustrate how morphological and physiological traits influence demographic tracking of environmental variability and demonstrate how species differences in functional strategies determine population and community dynamics.","ISSN":"00220477, 13652745","author":[{"family":"Angert","given":"A. L."},{"family":"Huxman","given":"T. E."},{"family":"G. A. Barron-Gafford","given":""},{"family":"K. L. Gerst","given":""},{"family":"Venable","given":"D. L."}],"issued":{"date-parts":[["2007"]]}}}],"schema":"https://github.com/citation-style-language/schema/raw/master/csl-citation.json"} </w:instrText>
      </w:r>
      <w:r w:rsidR="003B274F">
        <w:fldChar w:fldCharType="separate"/>
      </w:r>
      <w:r w:rsidR="00EC3ED5" w:rsidRPr="00EC3ED5">
        <w:t xml:space="preserve">(Brown &amp; Venable 1986; Angert </w:t>
      </w:r>
      <w:r w:rsidR="00EC3ED5" w:rsidRPr="00EC3ED5">
        <w:rPr>
          <w:i/>
          <w:iCs/>
        </w:rPr>
        <w:t>et al.</w:t>
      </w:r>
      <w:r w:rsidR="00EC3ED5" w:rsidRPr="00EC3ED5">
        <w:t xml:space="preserve"> 2007)</w:t>
      </w:r>
      <w:r w:rsidR="003B274F">
        <w:fldChar w:fldCharType="end"/>
      </w:r>
      <w:r w:rsidR="00EC3ED5">
        <w:t>, trading off between resource acquisition and resource conservation (</w:t>
      </w:r>
      <w:proofErr w:type="spellStart"/>
      <w:r w:rsidR="003B274F">
        <w:fldChar w:fldCharType="begin"/>
      </w:r>
      <w:r w:rsidR="003B274F">
        <w:instrText xml:space="preserve"> ADDIN ZOTERO_ITEM CSL_CITATION {"citationID":"ycSzSFqA","properties":{"formattedCitation":"(Volaire 2017)","plainCitation":"(Volaire 2017)","noteIndex":0},"citationItems":[{"id":160,"uris":["http://zotero.org/users/1207110/items/GY9UNXG8"],"uri":["http://zotero.org/users/1207110/items/GY9UNXG8"],"itemData":{"id":160,"type":"article-journal","title":"A unified framework of plant adaptive strategies to drought: Crossing scales and disciplines","container-title":"Global Change Biology","page":"n/a-n/a","abstract":"Plant adaptation to drought has been extensively studied at many scales from ecology to molecular biology across a large range of model species. However, the conceptual frameworks underpinning the definition of plant strategies, and the terminology used across the different disciplines and scales are not analogous. ‘Drought resistance’ for instance refers to plant responses as different as the maintenance of growth and productivity in crops, to the survival and recovery in perennial woody or grassland species. Therefore, this paper aims to propose a unified conceptual framework of plant adaptive strategies to drought based on a revised terminology in order to enhance comparative studies. Ecological strategies encapsulate plant adaptation to multidimensional variation in resource variability but cannot account for the dynamic and short-term responses to fluctuations in water availability. Conversely, several plant physiological strategies have been identified along the mono-dimensional gradient of water availability in a given environment. According to a revised terminology, dehydration escape, dehydration avoidance, dehydration tolerance, dormancy, and desiccation tolerance are clearly distinguishable. Their sequential expression is expressed as water deficit increases while cavitation tolerance is proposed here to be a major hydraulic strategy underpinning adaptive responses to drought of vascular plants. This continuum of physiological strategies can be interpreted in the context of the ecological trade-off between water-acquisition vs. water-conservation, since growth maintenance is associated with fast water use under moderate drought while plant survival after growth cessation is associated with slow water use under severe drought. Consequently, the distinction between ‘drought resistance’ and ‘drought survival’, is emphasized as crucial to ensure a correct interpretation of plant strategies since ‘knowing when not to grow’ does not confer ‘drought resistance’ but may well enhance ‘drought survival’. This framework proposal should improve cross-fertilization between disciplines to help tackle the increasing worldwide challenges that drought poses to plant adaptation.","DOI":"10.1111/gcb.14062","ISSN":"1365-2486","journalAbbreviation":"Glob. Change Biol.","author":[{"family":"Volaire","given":"Florence"}],"issued":{"date-parts":[["2017"]]}}}],"schema":"https://github.com/citation-style-language/schema/raw/master/csl-citation.json"} </w:instrText>
      </w:r>
      <w:r w:rsidR="003B274F">
        <w:fldChar w:fldCharType="separate"/>
      </w:r>
      <w:r w:rsidR="003B274F">
        <w:rPr>
          <w:noProof/>
        </w:rPr>
        <w:t>Volaire</w:t>
      </w:r>
      <w:proofErr w:type="spellEnd"/>
      <w:r w:rsidR="003B274F">
        <w:rPr>
          <w:noProof/>
        </w:rPr>
        <w:t xml:space="preserve"> 2017)</w:t>
      </w:r>
      <w:r w:rsidR="003B274F">
        <w:fldChar w:fldCharType="end"/>
      </w:r>
      <w:r w:rsidR="00EA7631">
        <w:t>.</w:t>
      </w:r>
      <w:r w:rsidR="00647660">
        <w:t xml:space="preserve"> </w:t>
      </w:r>
      <w:r w:rsidR="00B95DE2">
        <w:t xml:space="preserve">Drought intolerant species, or </w:t>
      </w:r>
      <w:r w:rsidR="00B95DE2" w:rsidRPr="00611EF7">
        <w:rPr>
          <w:i/>
        </w:rPr>
        <w:t>drought avoiders</w:t>
      </w:r>
      <w:r w:rsidR="00B95DE2">
        <w:t xml:space="preserve">, </w:t>
      </w:r>
      <w:r w:rsidR="00B95DE2" w:rsidRPr="00BB6325">
        <w:t xml:space="preserve">grow quickly and </w:t>
      </w:r>
      <w:r w:rsidR="00B95DE2">
        <w:t>reproduce</w:t>
      </w:r>
      <w:r w:rsidR="00B95DE2" w:rsidRPr="00BB6325">
        <w:t xml:space="preserve"> before resources </w:t>
      </w:r>
      <w:r w:rsidR="00B95DE2">
        <w:t>become too</w:t>
      </w:r>
      <w:r w:rsidR="00B95DE2" w:rsidRPr="00BB6325">
        <w:t xml:space="preserve"> scarce</w:t>
      </w:r>
      <w:r w:rsidR="00B95DE2">
        <w:t xml:space="preserve"> to avoid seasonal drought, or remain dormant belowground to avoid longer, multi-year periods of drought</w:t>
      </w:r>
      <w:r w:rsidR="00B95DE2" w:rsidRPr="00BB6325">
        <w:t xml:space="preserve">. </w:t>
      </w:r>
      <w:r w:rsidR="00D63543">
        <w:t xml:space="preserve">Conversely, </w:t>
      </w:r>
      <w:r w:rsidR="00C442A3">
        <w:rPr>
          <w:i/>
        </w:rPr>
        <w:t>D</w:t>
      </w:r>
      <w:r w:rsidR="00B95DE2" w:rsidRPr="00611EF7">
        <w:rPr>
          <w:i/>
        </w:rPr>
        <w:t>rought tolerators</w:t>
      </w:r>
      <w:r w:rsidR="00B95DE2" w:rsidRPr="00BB6325">
        <w:t xml:space="preserve"> </w:t>
      </w:r>
      <w:r w:rsidR="00B95DE2">
        <w:t>grow</w:t>
      </w:r>
      <w:r w:rsidR="00B95DE2" w:rsidRPr="00BB6325">
        <w:t xml:space="preserve"> </w:t>
      </w:r>
      <w:r w:rsidR="00C442A3">
        <w:t xml:space="preserve">more </w:t>
      </w:r>
      <w:r w:rsidR="00B95DE2" w:rsidRPr="00BB6325">
        <w:t xml:space="preserve">slowly to develop deeper root systems and hardier leaves </w:t>
      </w:r>
      <w:r w:rsidR="00B95DE2">
        <w:t>that help to</w:t>
      </w:r>
      <w:r w:rsidR="00B95DE2" w:rsidRPr="00BB6325">
        <w:t xml:space="preserve"> increase </w:t>
      </w:r>
      <w:r w:rsidR="00B95DE2">
        <w:t xml:space="preserve">their </w:t>
      </w:r>
      <w:r w:rsidR="00B95DE2" w:rsidRPr="00BB6325">
        <w:t xml:space="preserve">survival during harsh drought periods. </w:t>
      </w:r>
      <w:r w:rsidR="00B95DE2">
        <w:t xml:space="preserve">While </w:t>
      </w:r>
      <w:r w:rsidR="00647660">
        <w:t xml:space="preserve">drought </w:t>
      </w:r>
      <w:r w:rsidR="00B95DE2">
        <w:t xml:space="preserve">avoiders typically have traits associated </w:t>
      </w:r>
      <w:r w:rsidR="00B95DE2">
        <w:lastRenderedPageBreak/>
        <w:t xml:space="preserve">with faster-growing species such as high </w:t>
      </w:r>
      <w:r w:rsidR="00B95DE2" w:rsidRPr="00BC7785">
        <w:t xml:space="preserve">specific leaf area (SLA; leaf area/mass), </w:t>
      </w:r>
      <w:r w:rsidR="00B95DE2">
        <w:t xml:space="preserve">low </w:t>
      </w:r>
      <w:r w:rsidR="00B95DE2" w:rsidRPr="00BC7785">
        <w:t>water use efficiency</w:t>
      </w:r>
      <w:r w:rsidR="00B95DE2">
        <w:t xml:space="preserve"> (WUE)</w:t>
      </w:r>
      <w:r w:rsidR="00B95DE2" w:rsidRPr="00BC7785">
        <w:t xml:space="preserve">, </w:t>
      </w:r>
      <w:r w:rsidR="00B95DE2">
        <w:t>high</w:t>
      </w:r>
      <w:r w:rsidR="00B95DE2" w:rsidRPr="00BC7785">
        <w:t xml:space="preserve"> relative growth rate</w:t>
      </w:r>
      <w:r w:rsidR="00B95DE2">
        <w:t xml:space="preserve"> (RGR)</w:t>
      </w:r>
      <w:r w:rsidR="00B95DE2" w:rsidRPr="00BC7785">
        <w:t xml:space="preserve">, </w:t>
      </w:r>
      <w:r w:rsidR="00B95DE2">
        <w:t>smaller seeds, and</w:t>
      </w:r>
      <w:r w:rsidR="00B95DE2" w:rsidRPr="00BC7785">
        <w:t xml:space="preserve"> </w:t>
      </w:r>
      <w:r w:rsidR="00B95DE2">
        <w:t xml:space="preserve">shallower </w:t>
      </w:r>
      <w:r w:rsidR="00B95DE2" w:rsidRPr="00BC7785">
        <w:t>rooting depth</w:t>
      </w:r>
      <w:r w:rsidR="00B95DE2">
        <w:t xml:space="preserve">, </w:t>
      </w:r>
      <w:r w:rsidR="00647660">
        <w:t xml:space="preserve">drought </w:t>
      </w:r>
      <w:r w:rsidR="00B95DE2">
        <w:t xml:space="preserve">tolerators tend towards the opposite </w:t>
      </w:r>
      <w:r w:rsidR="00B95DE2" w:rsidRPr="00375D54">
        <w:t>traits</w:t>
      </w:r>
      <w:r w:rsidR="001C7B59" w:rsidRPr="00375D54">
        <w:t xml:space="preserve"> </w:t>
      </w:r>
      <w:r w:rsidR="00EC3ED5" w:rsidRPr="00375D54">
        <w:fldChar w:fldCharType="begin"/>
      </w:r>
      <w:r w:rsidR="00EC3ED5" w:rsidRPr="00375D54">
        <w:instrText xml:space="preserve"> ADDIN ZOTERO_ITEM CSL_CITATION {"citationID":"Y3B42MMd","properties":{"formattedCitation":"(Angert {\\i{}et al.} 2009)","plainCitation":"(Angert et al. 2009)","noteIndex":0},"citationItems":[{"id":2111,"uris":["http://zotero.org/users/1207110/items/MDZLWMIN"],"uri":["http://zotero.org/users/1207110/items/MDZLWMIN"],"itemData":{"id":2111,"type":"article-journal","title":"Functional tradeoffs determine species coexistence via the storage effect","container-title":"Proceedings of the National Academy of Sciences of the United States of America","page":"11641-11645","volume":"106","abstract":"How biological diversity is generated and maintained is a fundamental question in ecology. Ecologists have delineated many mechanisms that can, in principle, favor species coexistence and hence maintain biodiversity. Most such coexistence mechanisms require or imply tradeoffs between different aspects of species performance. However, it remains unknown whether simple functional tradeoffs underlie coexistence mechanisms in diverse natural systems. We show that functional tradeoffs explain species differences in long-term population dynamics that are associated with recovery from low density (and hence coexistence) for a community of winter annual plants in the Sonoran Desert. We develop a new general framework for quantifying the magnitude of coexistence via the storage effect and use this framework to assess the strength of the storage effect in the winter annual community. We then combine a 25-year record of vital rates with morphological and physiological measurements to identify functional differences between species in the growth and reproductive phase of the life cycle that promote storage-effect coexistence. Separation of species along a tradeoff between growth capacity and low-resource tolerance corresponds to differences in demographic responses to environmental variation across years. Growing season precipitation is one critical environmental variable underlying the demographic decoupling of species. These results demonstrate how partially decoupled population dynamics that promote local biodiversity are associated with physiological differences in resource uptake and allocation between species. These results for a relatively simple system demonstrate how long-term community dynamics relate to functional biology, a linkage scientists have long sought for more complex systems.","DOI":"10.1073/pnas.0904512106","ISSN":"0027-8424","author":[{"family":"Angert","given":"A. L."},{"family":"Huxman","given":"Travis E."},{"family":"Chesson","given":"Peter"},{"family":"Venable","given":"D. Lawrence"}],"issued":{"date-parts":[["2009",7,14]]}}}],"schema":"https://github.com/citation-style-language/schema/raw/master/csl-citation.json"} </w:instrText>
      </w:r>
      <w:r w:rsidR="00EC3ED5" w:rsidRPr="00375D54">
        <w:fldChar w:fldCharType="separate"/>
      </w:r>
      <w:r w:rsidR="00EC3ED5" w:rsidRPr="00375D54">
        <w:t xml:space="preserve">(Angert </w:t>
      </w:r>
      <w:r w:rsidR="00EC3ED5" w:rsidRPr="00375D54">
        <w:rPr>
          <w:i/>
          <w:iCs/>
        </w:rPr>
        <w:t>et al.</w:t>
      </w:r>
      <w:r w:rsidR="00EC3ED5" w:rsidRPr="00375D54">
        <w:t xml:space="preserve"> 200</w:t>
      </w:r>
      <w:r w:rsidR="00B14301" w:rsidRPr="00375D54">
        <w:t>7</w:t>
      </w:r>
      <w:r w:rsidR="00EC3ED5" w:rsidRPr="00375D54">
        <w:t>)</w:t>
      </w:r>
      <w:r w:rsidR="00EC3ED5" w:rsidRPr="00375D54">
        <w:fldChar w:fldCharType="end"/>
      </w:r>
      <w:r w:rsidR="00B14301" w:rsidRPr="00375D54">
        <w:t xml:space="preserve">, </w:t>
      </w:r>
      <w:proofErr w:type="spellStart"/>
      <w:r w:rsidR="00F33138" w:rsidRPr="00375D54">
        <w:t>caplan</w:t>
      </w:r>
      <w:proofErr w:type="spellEnd"/>
      <w:r w:rsidR="00F33138" w:rsidRPr="00375D54">
        <w:t xml:space="preserve"> et al 2018</w:t>
      </w:r>
      <w:r w:rsidR="00B14301" w:rsidRPr="00375D54">
        <w:t>, others</w:t>
      </w:r>
      <w:r w:rsidR="001C7B59" w:rsidRPr="00375D54">
        <w:t>)</w:t>
      </w:r>
      <w:r w:rsidR="00B95DE2" w:rsidRPr="00375D54">
        <w:t>.</w:t>
      </w:r>
      <w:r w:rsidR="00B95DE2">
        <w:t xml:space="preserve"> </w:t>
      </w:r>
      <w:r w:rsidR="00B949DC">
        <w:t xml:space="preserve">These </w:t>
      </w:r>
      <w:r w:rsidR="008F13C3">
        <w:t>contrasting</w:t>
      </w:r>
      <w:r w:rsidR="00B949DC">
        <w:t xml:space="preserve"> strategies are a precursor for coexistence</w:t>
      </w:r>
      <w:r w:rsidR="00CE4C03">
        <w:t xml:space="preserve"> </w:t>
      </w:r>
      <w:r w:rsidR="00647660">
        <w:t>in</w:t>
      </w:r>
      <w:r w:rsidR="00B949DC">
        <w:t xml:space="preserve"> </w:t>
      </w:r>
      <w:r w:rsidR="003F48F0">
        <w:t xml:space="preserve">temporally </w:t>
      </w:r>
      <w:r w:rsidR="00B949DC">
        <w:t xml:space="preserve">variable systems </w:t>
      </w:r>
      <w:r w:rsidR="00EC3ED5">
        <w:fldChar w:fldCharType="begin"/>
      </w:r>
      <w:r w:rsidR="00EC3ED5">
        <w:instrText xml:space="preserve"> ADDIN ZOTERO_ITEM CSL_CITATION {"citationID":"Qbnw9nds","properties":{"formattedCitation":"(Angert {\\i{}et al.} 2009)","plainCitation":"(Angert et al. 2009)","noteIndex":0},"citationItems":[{"id":2111,"uris":["http://zotero.org/users/1207110/items/MDZLWMIN"],"uri":["http://zotero.org/users/1207110/items/MDZLWMIN"],"itemData":{"id":2111,"type":"article-journal","title":"Functional tradeoffs determine species coexistence via the storage effect","container-title":"Proceedings of the National Academy of Sciences of the United States of America","page":"11641-11645","volume":"106","abstract":"How biological diversity is generated and maintained is a fundamental question in ecology. Ecologists have delineated many mechanisms that can, in principle, favor species coexistence and hence maintain biodiversity. Most such coexistence mechanisms require or imply tradeoffs between different aspects of species performance. However, it remains unknown whether simple functional tradeoffs underlie coexistence mechanisms in diverse natural systems. We show that functional tradeoffs explain species differences in long-term population dynamics that are associated with recovery from low density (and hence coexistence) for a community of winter annual plants in the Sonoran Desert. We develop a new general framework for quantifying the magnitude of coexistence via the storage effect and use this framework to assess the strength of the storage effect in the winter annual community. We then combine a 25-year record of vital rates with morphological and physiological measurements to identify functional differences between species in the growth and reproductive phase of the life cycle that promote storage-effect coexistence. Separation of species along a tradeoff between growth capacity and low-resource tolerance corresponds to differences in demographic responses to environmental variation across years. Growing season precipitation is one critical environmental variable underlying the demographic decoupling of species. These results demonstrate how partially decoupled population dynamics that promote local biodiversity are associated with physiological differences in resource uptake and allocation between species. These results for a relatively simple system demonstrate how long-term community dynamics relate to functional biology, a linkage scientists have long sought for more complex systems.","DOI":"10.1073/pnas.0904512106","ISSN":"0027-8424","author":[{"family":"Angert","given":"A. L."},{"family":"Huxman","given":"Travis E."},{"family":"Chesson","given":"Peter"},{"family":"Venable","given":"D. Lawrence"}],"issued":{"date-parts":[["2009",7,14]]}}}],"schema":"https://github.com/citation-style-language/schema/raw/master/csl-citation.json"} </w:instrText>
      </w:r>
      <w:r w:rsidR="00EC3ED5">
        <w:fldChar w:fldCharType="separate"/>
      </w:r>
      <w:r w:rsidR="00EC3ED5" w:rsidRPr="00EC3ED5">
        <w:t xml:space="preserve">(Angert </w:t>
      </w:r>
      <w:r w:rsidR="00EC3ED5" w:rsidRPr="00EC3ED5">
        <w:rPr>
          <w:i/>
          <w:iCs/>
        </w:rPr>
        <w:t>et al.</w:t>
      </w:r>
      <w:r w:rsidR="00EC3ED5" w:rsidRPr="00EC3ED5">
        <w:t xml:space="preserve"> 2009)</w:t>
      </w:r>
      <w:r w:rsidR="00EC3ED5">
        <w:fldChar w:fldCharType="end"/>
      </w:r>
      <w:r w:rsidR="00CE4C03">
        <w:t xml:space="preserve">, as avoiders excel at competing for light in favorably wet years due to their faster growth rates while tolerators are better at surviving during </w:t>
      </w:r>
      <w:r w:rsidR="00647660">
        <w:t>unfavorably</w:t>
      </w:r>
      <w:r w:rsidR="00CE4C03">
        <w:t xml:space="preserve"> dry years due to higher </w:t>
      </w:r>
      <w:r w:rsidR="006866C4">
        <w:t>WUE</w:t>
      </w:r>
      <w:r w:rsidR="00CE4C03">
        <w:t xml:space="preserve"> </w:t>
      </w:r>
      <w:r w:rsidR="00764B66">
        <w:fldChar w:fldCharType="begin"/>
      </w:r>
      <w:r w:rsidR="00764B66">
        <w:instrText xml:space="preserve"> ADDIN ZOTERO_ITEM CSL_CITATION {"citationID":"jtxH9tf4","properties":{"formattedCitation":"(Angert {\\i{}et al.} 2009; Kimball {\\i{}et al.} 2012; Gremer {\\i{}et al.} 2013)","plainCitation":"(Angert et al. 2009; Kimball et al. 2012; Gremer et al. 2013)","noteIndex":0},"citationItems":[{"id":2111,"uris":["http://zotero.org/users/1207110/items/MDZLWMIN"],"uri":["http://zotero.org/users/1207110/items/MDZLWMIN"],"itemData":{"id":2111,"type":"article-journal","title":"Functional tradeoffs determine species coexistence via the storage effect","container-title":"Proceedings of the National Academy of Sciences of the United States of America","page":"11641-11645","volume":"106","abstract":"How biological diversity is generated and maintained is a fundamental question in ecology. Ecologists have delineated many mechanisms that can, in principle, favor species coexistence and hence maintain biodiversity. Most such coexistence mechanisms require or imply tradeoffs between different aspects of species performance. However, it remains unknown whether simple functional tradeoffs underlie coexistence mechanisms in diverse natural systems. We show that functional tradeoffs explain species differences in long-term population dynamics that are associated with recovery from low density (and hence coexistence) for a community of winter annual plants in the Sonoran Desert. We develop a new general framework for quantifying the magnitude of coexistence via the storage effect and use this framework to assess the strength of the storage effect in the winter annual community. We then combine a 25-year record of vital rates with morphological and physiological measurements to identify functional differences between species in the growth and reproductive phase of the life cycle that promote storage-effect coexistence. Separation of species along a tradeoff between growth capacity and low-resource tolerance corresponds to differences in demographic responses to environmental variation across years. Growing season precipitation is one critical environmental variable underlying the demographic decoupling of species. These results demonstrate how partially decoupled population dynamics that promote local biodiversity are associated with physiological differences in resource uptake and allocation between species. These results for a relatively simple system demonstrate how long-term community dynamics relate to functional biology, a linkage scientists have long sought for more complex systems.","DOI":"10.1073/pnas.0904512106","ISSN":"0027-8424","author":[{"family":"Angert","given":"A. L."},{"family":"Huxman","given":"Travis E."},{"family":"Chesson","given":"Peter"},{"family":"Venable","given":"D. Lawrence"}],"issued":{"date-parts":[["2009",7,14]]}}},{"id":1414,"uris":["http://zotero.org/users/1207110/items/E7F2Q5WS"],"uri":["http://zotero.org/users/1207110/items/E7F2Q5WS"],"itemData":{"id":1414,"type":"article-journal","title":"Fitness and physiology in a variable environment","container-title":"Oecologia","page":"319-29","volume":"169","abstract":"The relationship between physiological traits and fitness often depends on environmental conditions. In variable environments, different species may be favored through time, which can influence both the nature of trait evolution and the ecological dynamics underlying community composition. To determine how fluctuating environmental conditions favor species with different physiological traits over time, we combined long-term data on survival and fecundity of species in a desert annual plant community with data on weather and physiological traits. For each year, we regressed the standardized annual fitness of each species on its position along a tradeoff between relative growth rate and water-use efficiency. Next, we determined how variations in the slopes and intercepts of these fitness-physiology functions related to year-to-year variations in temperature and precipitation. Years with a relatively high percentage of small rain events and a greater number of days between precipitation pulse events tended to be worse, on average, for all desert annual species. Species with high relative growth rates and low water-use efficiency had greater standardized annual fitness than other species in years with greater numbers of large rain events. Conversely, species with high water-use efficiency had greater standardized annual fitness in years with small rain events and warm temperatures late in the growing season. These results reveal how weather variables interact with physiological traits of co-occurring species to determine interannual variations in survival and fecundity, which has important implications for understanding population and community dynamics.","DOI":"10.1007/s00442-011-2199-2","ISSN":"1432-1939 (Electronic) 0029-8549 (Linking)","journalAbbreviation":"Oecologia","author":[{"family":"Kimball","given":"S."},{"family":"Gremer","given":"J. R."},{"family":"Angert","given":"A. L."},{"family":"Huxman","given":"T. E."},{"family":"Venable","given":"D. L."}],"issued":{"date-parts":[["2012",6]]}}},{"id":2888,"uris":["http://zotero.org/users/1207110/items/77STSBY6"],"uri":["http://zotero.org/users/1207110/items/77STSBY6"],"itemData":{"id":2888,"type":"article-journal","title":"Water-use efficiency and relative growth rate mediate competitive interactions in Sonoran Desert winter annual plants","container-title":"American Journal of Botany","page":"2009-2015","volume":"100","issue":"10","source":"Wiley Online Library","abstract":"• Premise of the study: A functional approach to investigating competitive interactions can provide a mechanistic understanding of processes driving population dynamics, community assembly, and the maintenance of biodiversity. In Sonoran Desert annual plants, a trade-off between relative growth rate (RGR) and water-use efficiency (WUE) contributes to species differences in population dynamics that promote long-term coexistence. Traits underlying this trade-off explain variation in demographic responses to precipitation as well as life history and phenological patterns. Here, we ask how these traits mediate competitive interactions. • Methods: We conducted competition trials for three species occupying different positions along the RGR–WUE trade-off axis and compared the effects of competition at high and low soil moisture. We compared competitive effect (ability to suppress neighbors) and competitive response (ability to withstand competition from neighbors) among species. • Key results: The RGR–WUE trade-off predicted shifts in competitive responses at different soil moistures. The high-RGR species was more resistant to competition in high water conditions, while the opposite was true for the high-WUE species. The intermediate RGR species tended to have the strongest impact on all neighbors, so competitive effects did not scale directly with differences in RGR and WUE among competitors. • Conclusions: Our results reveal mechanisms underlying long-term variation in fitness: high-RGR species perform better in years with large, frequent rain events and can better withstand competition under wetter conditions. The opposite is true for high-WUE species. Such resource-dependent responses strongly influence community dynamics and can promote coexistence in variable environments.","DOI":"10.3732/ajb.1300064","ISSN":"1537-2197","language":"en","author":[{"family":"Gremer","given":"Jennifer R."},{"family":"Kimball","given":"Sarah"},{"family":"Keck","given":"Katie R."},{"family":"Huxman","given":"Travis E."},{"family":"Angert","given":"Amy L."},{"family":"Venable","given":"D. Lawrence"}],"issued":{"date-parts":[["2013",10,1]]}}}],"schema":"https://github.com/citation-style-language/schema/raw/master/csl-citation.json"} </w:instrText>
      </w:r>
      <w:r w:rsidR="00764B66">
        <w:fldChar w:fldCharType="separate"/>
      </w:r>
      <w:r w:rsidR="00764B66" w:rsidRPr="00764B66">
        <w:t xml:space="preserve">(Angert </w:t>
      </w:r>
      <w:r w:rsidR="00764B66" w:rsidRPr="00764B66">
        <w:rPr>
          <w:i/>
          <w:iCs/>
        </w:rPr>
        <w:t>et al.</w:t>
      </w:r>
      <w:r w:rsidR="00764B66" w:rsidRPr="00764B66">
        <w:t xml:space="preserve"> 2009; Kimball </w:t>
      </w:r>
      <w:r w:rsidR="00764B66" w:rsidRPr="00764B66">
        <w:rPr>
          <w:i/>
          <w:iCs/>
        </w:rPr>
        <w:t>et al.</w:t>
      </w:r>
      <w:r w:rsidR="00764B66" w:rsidRPr="00764B66">
        <w:t xml:space="preserve"> 2012; Gremer </w:t>
      </w:r>
      <w:r w:rsidR="00764B66" w:rsidRPr="00764B66">
        <w:rPr>
          <w:i/>
          <w:iCs/>
        </w:rPr>
        <w:t>et al.</w:t>
      </w:r>
      <w:r w:rsidR="00764B66" w:rsidRPr="00764B66">
        <w:t xml:space="preserve"> 2013)</w:t>
      </w:r>
      <w:r w:rsidR="00764B66">
        <w:fldChar w:fldCharType="end"/>
      </w:r>
      <w:r w:rsidR="00B949DC">
        <w:t xml:space="preserve">. </w:t>
      </w:r>
      <w:r w:rsidR="00B95DE2" w:rsidRPr="00E55C3D">
        <w:t>While there is substantial work on linking functional trait to competitive abilities</w:t>
      </w:r>
      <w:r w:rsidR="002829B5">
        <w:t xml:space="preserve"> </w:t>
      </w:r>
      <w:r w:rsidR="00764B66">
        <w:fldChar w:fldCharType="begin"/>
      </w:r>
      <w:r w:rsidR="00764B66">
        <w:instrText xml:space="preserve"> ADDIN ZOTERO_ITEM CSL_CITATION {"citationID":"2dfQdYjp","properties":{"formattedCitation":"(Grotkopp {\\i{}et al.} 2002; Kunstler {\\i{}et al.} 2012; Godoy &amp; Levine 2014; Funk &amp; Wolf 2016)","plainCitation":"(Grotkopp et al. 2002; Kunstler et al. 2012; Godoy &amp; Levine 2014; Funk &amp; Wolf 2016)","noteIndex":0},"citationItems":[{"id":2930,"uris":["http://zotero.org/users/1207110/items/GMV4QQRM"],"uri":["http://zotero.org/users/1207110/items/GMV4QQRM"],"itemData":{"id":2930,"type":"article-journal","title":"Toward a Causal Explanation of Plant Invasiveness: Seedling Growth and Life‐History Strategies of 29 Pine (Pinus) Species.","container-title":"The American Naturalist","page":"396-419","volume":"159","issue":"4","source":"journals.uchicago.edu (Atypon)","abstract":"We studied 29 pine (Pinus) species to test the hypothesis that invasive species in disturbed habitats have distinct attributes. Seedling relative growth rate (RGR) and measures of invasiveness were positively associated across species as well as within phylogenetically independent contrasts. High RGR, small seed masses, and short generation times characterize pine species that are successful invaders in disturbed habitats. Discriminant analysis and logistic regression revealed that RGR was the most significant factor among these life‐history traits separating invasive and noninvasive species. We also explored the causes of differences in RGR among invasive and noninvasive species. While net assimilation rate, leaf mass ratio, and specific leaf area (SLA) were all found to be contributing positively to RGR, SLA was found to be the main component responsible for differences in RGR between invasive and noninvasive pines. We investigated differences in SLA further by studying leaf anatomy, leaf density, and leaf thickness. We also evaluated relative leaf production rate as an important aspect of SLA. We proposed a hypothetical causal network of all relevant variables.","DOI":"10.1086/338995","ISSN":"0003-0147","shortTitle":"Toward a Causal Explanation of Plant Invasiveness","journalAbbreviation":"The American Naturalist","author":[{"family":"Grotkopp","given":"Eva"},{"family":"Rejmánek","given":"Marcel"},{"family":"Rost","given":"Thomas L."}],"issued":{"date-parts":[["2002",4,1]]}}},{"id":2948,"uris":["http://zotero.org/users/1207110/items/6BL8HHU5"],"uri":["http://zotero.org/users/1207110/items/6BL8HHU5"],"itemData":{"id":2948,"type":"article-journal","title":"Competitive interactions between forest trees are driven by species' trait hierarchy, not phylogenetic or functional similarity: implications for forest community assembly","container-title":"Ecology Letters","page":"831-840","volume":"15","issue":"8","source":"Wiley Online Library","abstract":"The relative importance of competition vs. environmental filtering in the assembly of communities is commonly inferred from their functional and phylogenetic structure, on the grounds that similar species compete most strongly for resources and are therefore less likely to coexist locally. This approach ignores the possibility that competitive effects can be determined by relative positions of species on a hierarchy of competitive ability. Using growth data, we estimated 275 interaction coefficients between tree species in the French mountains. We show that interaction strengths are mainly driven by trait hierarchy and not by functional or phylogenetic similarity. On the basis of this result, we thus propose that functional and phylogenetic convergence in local tree community might be due to competition-sorting species with different competitive abilities and not only environmental filtering as commonly assumed. We then show a functional and phylogenetic convergence of forest structure with increasing plot age, which supports this view.","DOI":"10.1111/j.1461-0248.2012.01803.x","ISSN":"1461-0248","shortTitle":"Competitive interactions between forest trees are driven by species' trait hierarchy, not phylogenetic or functional similarity","language":"en","author":[{"family":"Kunstler","given":"Georges"},{"family":"Lavergne","given":"Sébastien"},{"family":"Courbaud","given":"Benoît"},{"family":"Thuiller","given":"Wilfried"},{"family":"Vieilledent","given":"Ghislain"},{"family":"Zimmermann","given":"Niklaus E."},{"family":"Kattge","given":"Jens"},{"family":"Coomes","given":"David A."}],"issued":{"date-parts":[["2012",8,1]]}}},{"id":1505,"uris":["http://zotero.org/users/1207110/items/ICQL3BY6"],"uri":["http://zotero.org/users/1207110/items/ICQL3BY6"],"itemData":{"id":1505,"type":"article-journal","title":"Phenology effects on invasion success: insights from coupling field experiments to coexistence theory","container-title":"Ecology","page":"726-736","volume":"95","DOI":"10.1890/13-1157.1","ISSN":"0012-9658","journalAbbreviation":"Ecology","author":[{"family":"Godoy","given":"Oscar"},{"family":"Levine","given":"Jonathan M."}],"issued":{"date-parts":[["2014",3,1]]}}},{"id":2777,"uris":["http://zotero.org/users/1207110/items/GZGRJDT2"],"uri":["http://zotero.org/users/1207110/items/GZGRJDT2"],"itemData":{"id":2777,"type":"article-journal","title":"Testing the trait-based community framework: Do functional traits predict competitive outcomes?","container-title":"Ecology","page":"2206-2211","volume":"97","issue":"9","source":"CrossRef","abstract":"Plant traits can be used to understand a range of ecological processes, including competition with invasive species. The extent to which native and invasive species are competing via limiting similarity or trait hierarchies has important implications for the management of invaded communities. We screened 47 native species that co-­occur with Festuca perennis, a dominant invader in California serpentine grassland, for traits pertaining to resource use and acquisition. We then grew F. perennis with 10 species spanning a range of functional similarity in pairwise competition trials. Functionally similar species did not have a strong adverse effect on F. perennis performance as would be expected by limiting similarity theory. Phylogenetic relatedness, which may integrate a number of functional traits, was also a poor predictor of competitive outcome. Instead, species with high specific root length, low root-­to-s­ hoot biomass ratio, and low leaf nitrogen concentration were more effective at suppressing the growth of F. perennis. Our results suggest that fitness differences (i.e., trait hierarchies) may be more i­mportant than niche differences (i.e., limiting similarity) in structuring competitive outcomes in this system and may be a promising approach for the restoration of invaded systems.","DOI":"10.1002/ecy.1484","ISSN":"00129658","shortTitle":"Testing the trait-based community framework","language":"en","author":[{"family":"Funk","given":"Jennifer L."},{"family":"Wolf","given":"Amelia A."}],"issued":{"date-parts":[["2016",9]]}}}],"schema":"https://github.com/citation-style-language/schema/raw/master/csl-citation.json"} </w:instrText>
      </w:r>
      <w:r w:rsidR="00764B66">
        <w:fldChar w:fldCharType="separate"/>
      </w:r>
      <w:r w:rsidR="00764B66" w:rsidRPr="00764B66">
        <w:t xml:space="preserve">(Grotkopp </w:t>
      </w:r>
      <w:r w:rsidR="00764B66" w:rsidRPr="00764B66">
        <w:rPr>
          <w:i/>
          <w:iCs/>
        </w:rPr>
        <w:t>et al.</w:t>
      </w:r>
      <w:r w:rsidR="00764B66" w:rsidRPr="00764B66">
        <w:t xml:space="preserve"> 2002; Kunstler </w:t>
      </w:r>
      <w:r w:rsidR="00764B66" w:rsidRPr="00764B66">
        <w:rPr>
          <w:i/>
          <w:iCs/>
        </w:rPr>
        <w:t>et al.</w:t>
      </w:r>
      <w:r w:rsidR="00764B66" w:rsidRPr="00764B66">
        <w:t xml:space="preserve"> 2012; Godoy &amp; Levine 2014; Funk &amp; Wolf 2016)</w:t>
      </w:r>
      <w:r w:rsidR="00764B66">
        <w:fldChar w:fldCharType="end"/>
      </w:r>
      <w:r w:rsidR="00B95DE2" w:rsidRPr="00E55C3D">
        <w:t xml:space="preserve"> and </w:t>
      </w:r>
      <w:r w:rsidR="00B95DE2" w:rsidRPr="00B14301">
        <w:t>climate</w:t>
      </w:r>
      <w:r w:rsidR="00CE4C03" w:rsidRPr="00E55C3D">
        <w:t xml:space="preserve"> </w:t>
      </w:r>
      <w:r w:rsidR="00764B66">
        <w:fldChar w:fldCharType="begin"/>
      </w:r>
      <w:r w:rsidR="00764B66">
        <w:instrText xml:space="preserve"> ADDIN ZOTERO_ITEM CSL_CITATION {"citationID":"ZG9qNh0Y","properties":{"formattedCitation":"(Poorter {\\i{}et al.} 2008; Kimball {\\i{}et al.} 2016; LaForgia {\\i{}et al.} 2018)","plainCitation":"(Poorter et al. 2008; Kimball et al. 2016; LaForgia et al. 2018)","noteIndex":0},"citationItems":[{"id":2933,"uris":["http://zotero.org/users/1207110/items/QYWUFL44"],"uri":["http://zotero.org/users/1207110/items/QYWUFL44"],"itemData":{"id":2933,"type":"article-journal","title":"Are Functional Traits Good Predictors of Demographic Rates? Evidence from Five Neotropical Forests","container-title":"Ecology","page":"1908-1920","volume":"89","issue":"7","source":"Wiley Online Library","abstract":"A central goal of comparative plant ecology is to understand how functional traits vary among species and to what extent this variation has adaptive value. Here we evaluate relationships between four functional traits (seed volume, specific leaf area, wood density, and adult stature) and two demographic attributes (diameter growth and tree mortality) for large trees of 240 tree species from five Neotropical forests. We evaluate how these key functional traits are related to survival and growth and whether similar relationships between traits and demography hold across different tropical forests. There was a tendency for a trade-off between growth and survival across rain forest tree species. Wood density, seed volume, and adult stature were significant predictors of growth and/or mortality. Both growth and mortality rates declined with an increase in wood density. This is consistent with greater construction costs and greater resistance to stem damage for denser wood. Growth and mortality rates also declined as seed volume increased. This is consistent with an adaptive syndrome in which species tolerant of low resource availability (in this case shade-tolerant species) have large seeds to establish successfully and low inherent growth and mortality rates. Growth increased and mortality decreased with an increase in adult stature, because taller species have a greater access to light and longer life spans. Specific leaf area was, surprisingly, only modestly informative for the performance of large trees and had ambiguous relationships with growth and survival. Single traits accounted for 9–55% of the interspecific variation in growth and mortality rates at individual sites. Significant correlations with demographic rates tended to be similar across forests and for phylogenetically independent contrasts as well as for cross-species analyses that treated each species as an independent observation. In combination, the morphological traits explained 41% of the variation in growth rate and 54% of the variation in mortality rate, with wood density being the best predictor of growth and mortality. Relationships between functional traits and demographic rates were statistically similar across a wide range of Neotropical forests. The consistency of these results strongly suggests that tropical rain forest species face similar trade-offs in different sites and converge on similar sets of solutions.","DOI":"10.1890/07-0207.1","ISSN":"1939-9170","shortTitle":"Are Functional Traits Good Predictors of Demographic Rates?","language":"en","author":[{"family":"Poorter","given":"L."},{"family":"Wright","given":"S. J."},{"family":"Paz","given":"H."},{"family":"Ackerly","given":"D. D."},{"family":"Condit","given":"R."},{"family":"Ibarra-Manríquez","given":"G."},{"family":"Harms","given":"K. E."},{"family":"Licona","given":"J. C."},{"family":"Martínez-Ramos","given":"M."},{"family":"Mazer","given":"S. J."},{"family":"Muller-Landau","given":"H. C."},{"family":"Peña-Claros","given":"M."},{"family":"Webb","given":"C. O."},{"family":"Wright","given":"I. J."}],"issued":{"date-parts":[["2008",7,1]]}}},{"id":565,"uris":["http://zotero.org/users/1207110/items/PYSYN3PJ"],"uri":["http://zotero.org/users/1207110/items/PYSYN3PJ"],"itemData":{"id":565,"type":"article-journal","title":"Can functional traits predict plant community response to global change?","container-title":"Ecosphere","volume":"7","abstract":"One primary goal at the intersection of community ecology and global change biology is to identify functional traits that are useful for predicting plant community response to global change. We used observations of community composition from a long-term field experiment in two adjacent plant communities (grassland and coastal sage shrub) to investigate how nine key plant functional traits were related to altered water and nitrogen availability following fire. We asked whether the functional responses of species found in more than one community type were context dependent and whether community-weighted mean and functional diversity were significantly altered by water and nitrogen input. Our results suggest varying degrees of context dependency. We found that plants with high leaf nitrogen concentration (specifically nitrogen fixers), shallow roots, and low leaf mass per unit area and plant-level transpiration were similarly negatively influenced by added nitrogen across community types. In contrast, responses to water manipulations exhibited greater context dependency; plants with high water-use efficiency, lower plant-level transpiration rates, and shallower roots were negatively impacted by simulated drought in the shrub-dominated community, but there was no significant relationship between these traits and changes in water inputs in the grassland community. Similarly, we found context dependency in community-wide trait responses to global change. Functional diversity tended to be higher in plots with reduced water as compared to those with added water in grassland, while the opposite trend was observed in coastal sage scrub. Our results indicate that some traits are strong predictors of species and community response to altered water and nitrogen availability, but the magnitude and direction of the response may be modulated by the abiotic and biotic context.","DOI":"10.1002/ecs2.1602","ISSN":"2150-8925","author":[{"family":"Kimball","given":"S."},{"family":"Funk","given":"J. L."},{"family":"Spasojevic","given":"M. J."},{"family":"Suding","given":"K. N."},{"family":"Parker","given":"S."},{"family":"Goulden","given":"M. L."}],"issued":{"date-parts":[["2016",12]]}}},{"id":137,"uris":["http://zotero.org/users/1207110/items/M4A6B2SA"],"uri":["http://zotero.org/users/1207110/items/M4A6B2SA"],"itemData":{"id":137,"type":"article-journal","title":"Seed banks of native forbs, but not exotic grasses, increase during extreme drought","container-title":"Ecology","page":"n/a-n/a","abstract":"Extreme droughts such as the one that affected California in 2012–2015 have been linked to severe ecological consequences in perennial-dominated communities such as forests. In annual communities, drought impacts are difficult to assess because many species persist through facultative multiyear seed dormancy, which leads to the development of seed banks. Impacts of extreme drought on the abundance and composition of the seed banks of whole communities are little known. In 80 heterogeneous grassland plots where cover is dominated by ~15 species of exotic annual grasses and diversity is dominated by ~70 species of native annual forbs, we grew out seeds from soil cores collected early in the California drought (2012) and later in the multiyear drought (2014), and analyzed drought-associated changes in the seed bank. Over the course of the study we identified more than 22,000 seedlings to species. We found that seeds of exotic annual grasses declined sharply in abundance during the drought while seeds of native annual forbs increased, a pattern that resembled but was even stronger than the changes in aboveground cover of these groups. Consistent with the expectation that low specific leaf area (SLA) is an indicator of drought tolerance, we found that the community-weighted mean SLA of annual forbs declined both in the seed bank and in the aboveground community, as low-SLA forbs increased disproportionately. In this system, seed dormancy reinforces the indirect benefits of extreme drought to the native forb community.","DOI":"10.1002/ecy.2160","ISSN":"1939-9170","journalAbbreviation":"Ecology","author":[{"family":"LaForgia","given":"Marina L."},{"family":"Spasojevic","given":"Marko J."},{"family":"Case","given":"Erica J."},{"family":"Latimer","given":"Andrew M."},{"family":"Harrison","given":"Susan P."}],"issued":{"date-parts":[["2018"]]}}}],"schema":"https://github.com/citation-style-language/schema/raw/master/csl-citation.json"} </w:instrText>
      </w:r>
      <w:r w:rsidR="00764B66">
        <w:fldChar w:fldCharType="separate"/>
      </w:r>
      <w:r w:rsidR="00764B66" w:rsidRPr="00764B66">
        <w:t xml:space="preserve">(Poorter </w:t>
      </w:r>
      <w:r w:rsidR="00764B66" w:rsidRPr="00764B66">
        <w:rPr>
          <w:i/>
          <w:iCs/>
        </w:rPr>
        <w:t>et al.</w:t>
      </w:r>
      <w:r w:rsidR="00764B66" w:rsidRPr="00764B66">
        <w:t xml:space="preserve"> 2008; Kimball </w:t>
      </w:r>
      <w:r w:rsidR="00764B66" w:rsidRPr="00764B66">
        <w:rPr>
          <w:i/>
          <w:iCs/>
        </w:rPr>
        <w:t>et al.</w:t>
      </w:r>
      <w:r w:rsidR="00764B66" w:rsidRPr="00764B66">
        <w:t xml:space="preserve"> 2016; LaForgia </w:t>
      </w:r>
      <w:r w:rsidR="00764B66" w:rsidRPr="00764B66">
        <w:rPr>
          <w:i/>
          <w:iCs/>
        </w:rPr>
        <w:t>et al.</w:t>
      </w:r>
      <w:r w:rsidR="00764B66" w:rsidRPr="00764B66">
        <w:t xml:space="preserve"> 2018)</w:t>
      </w:r>
      <w:r w:rsidR="00764B66">
        <w:fldChar w:fldCharType="end"/>
      </w:r>
      <w:r w:rsidR="00B95DE2" w:rsidRPr="00E55C3D">
        <w:t xml:space="preserve">, how </w:t>
      </w:r>
      <w:r w:rsidR="009A6AD2" w:rsidRPr="00E55C3D">
        <w:t xml:space="preserve">novel </w:t>
      </w:r>
      <w:r w:rsidR="00B95DE2" w:rsidRPr="00E55C3D">
        <w:t xml:space="preserve">competitors </w:t>
      </w:r>
      <w:r w:rsidR="001C7B59" w:rsidRPr="00E55C3D">
        <w:t xml:space="preserve">affect the </w:t>
      </w:r>
      <w:r w:rsidR="001C44E3">
        <w:t xml:space="preserve">relative </w:t>
      </w:r>
      <w:r w:rsidR="001C7B59" w:rsidRPr="00E55C3D">
        <w:t xml:space="preserve">ability of these </w:t>
      </w:r>
      <w:r w:rsidR="001C44E3">
        <w:t xml:space="preserve">opposing </w:t>
      </w:r>
      <w:r w:rsidR="001C7B59" w:rsidRPr="00E55C3D">
        <w:t xml:space="preserve">strategies to withstand </w:t>
      </w:r>
      <w:r w:rsidR="00B95DE2" w:rsidRPr="00E55C3D">
        <w:t xml:space="preserve">changing rainfall patterns </w:t>
      </w:r>
      <w:r w:rsidR="00E55C3D" w:rsidRPr="00E55C3D">
        <w:t>remains uncertain</w:t>
      </w:r>
      <w:r w:rsidR="005B032C" w:rsidRPr="00E55C3D">
        <w:t>.</w:t>
      </w:r>
      <w:r w:rsidR="00647660" w:rsidRPr="00E55C3D">
        <w:t xml:space="preserve"> </w:t>
      </w:r>
    </w:p>
    <w:p w14:paraId="04E02044" w14:textId="1E16F672" w:rsidR="0048316D" w:rsidRDefault="00CE4C03" w:rsidP="000C59E9">
      <w:pPr>
        <w:spacing w:line="480" w:lineRule="auto"/>
        <w:ind w:firstLine="720"/>
        <w:rPr>
          <w:rFonts w:ascii="TimesNewRomanPSMT" w:hAnsi="TimesNewRomanPSMT"/>
        </w:rPr>
      </w:pPr>
      <w:r w:rsidRPr="00E55C3D">
        <w:rPr>
          <w:rFonts w:ascii="TimesNewRomanPSMT" w:hAnsi="TimesNewRomanPSMT"/>
        </w:rPr>
        <w:t>I</w:t>
      </w:r>
      <w:r w:rsidR="00494BBB" w:rsidRPr="00E55C3D">
        <w:rPr>
          <w:rFonts w:ascii="TimesNewRomanPSMT" w:hAnsi="TimesNewRomanPSMT"/>
        </w:rPr>
        <w:t xml:space="preserve">nteractions with dominant </w:t>
      </w:r>
      <w:r w:rsidR="00B949DC" w:rsidRPr="00E55C3D">
        <w:rPr>
          <w:rFonts w:ascii="TimesNewRomanPSMT" w:hAnsi="TimesNewRomanPSMT"/>
        </w:rPr>
        <w:t xml:space="preserve">invaders </w:t>
      </w:r>
      <w:r w:rsidR="00E55C3D" w:rsidRPr="00E55C3D">
        <w:rPr>
          <w:rFonts w:ascii="TimesNewRomanPSMT" w:hAnsi="TimesNewRomanPSMT"/>
        </w:rPr>
        <w:t xml:space="preserve">can </w:t>
      </w:r>
      <w:r w:rsidR="00494BBB" w:rsidRPr="00E55C3D">
        <w:rPr>
          <w:rFonts w:ascii="TimesNewRomanPSMT" w:hAnsi="TimesNewRomanPSMT"/>
        </w:rPr>
        <w:t xml:space="preserve">alter the benefits of these strategies </w:t>
      </w:r>
      <w:r w:rsidR="00E55C3D" w:rsidRPr="00E55C3D">
        <w:rPr>
          <w:rFonts w:ascii="TimesNewRomanPSMT" w:hAnsi="TimesNewRomanPSMT"/>
        </w:rPr>
        <w:t>in various ways</w:t>
      </w:r>
      <w:r w:rsidR="00494BBB" w:rsidRPr="00E55C3D">
        <w:rPr>
          <w:rFonts w:ascii="TimesNewRomanPSMT" w:hAnsi="TimesNewRomanPSMT"/>
        </w:rPr>
        <w:t>.</w:t>
      </w:r>
      <w:r w:rsidR="001C7B59">
        <w:rPr>
          <w:rFonts w:ascii="TimesNewRomanPSMT" w:hAnsi="TimesNewRomanPSMT"/>
        </w:rPr>
        <w:t xml:space="preserve"> </w:t>
      </w:r>
      <w:r w:rsidR="005C7FC6" w:rsidRPr="00F87AD9">
        <w:rPr>
          <w:rFonts w:ascii="TimesNewRomanPSMT" w:hAnsi="TimesNewRomanPSMT"/>
        </w:rPr>
        <w:t xml:space="preserve">For instance, the direct effects of aridification may favor drought </w:t>
      </w:r>
      <w:r w:rsidR="007543C9">
        <w:rPr>
          <w:rFonts w:ascii="TimesNewRomanPSMT" w:hAnsi="TimesNewRomanPSMT"/>
        </w:rPr>
        <w:t>tolerators</w:t>
      </w:r>
      <w:r w:rsidR="006866C4">
        <w:rPr>
          <w:rFonts w:ascii="TimesNewRomanPSMT" w:hAnsi="TimesNewRomanPSMT"/>
        </w:rPr>
        <w:t xml:space="preserve"> when water is limiting</w:t>
      </w:r>
      <w:r w:rsidR="005C7FC6" w:rsidRPr="00F87AD9">
        <w:rPr>
          <w:rFonts w:ascii="TimesNewRomanPSMT" w:hAnsi="TimesNewRomanPSMT"/>
        </w:rPr>
        <w:t xml:space="preserve"> </w:t>
      </w:r>
      <w:r w:rsidR="00764B66">
        <w:rPr>
          <w:rFonts w:ascii="TimesNewRomanPSMT" w:hAnsi="TimesNewRomanPSMT"/>
        </w:rPr>
        <w:fldChar w:fldCharType="begin"/>
      </w:r>
      <w:r w:rsidR="00764B66">
        <w:rPr>
          <w:rFonts w:ascii="TimesNewRomanPSMT" w:hAnsi="TimesNewRomanPSMT"/>
        </w:rPr>
        <w:instrText xml:space="preserve"> ADDIN ZOTERO_ITEM CSL_CITATION {"citationID":"d8TMtP3B","properties":{"formattedCitation":"(Penuelas {\\i{}et al.} 2007; B\\uc0\\u225{}ez {\\i{}et al.} 2012; Hoover {\\i{}et al.} 2014)","plainCitation":"(Penuelas et al. 2007; Báez et al. 2012; Hoover et al. 2014)","noteIndex":0},"citationItems":[{"id":778,"uris":["http://zotero.org/users/1207110/items/ADKURRLD"],"uri":["http://zotero.org/users/1207110/items/ADKURRLD"],"itemData":{"id":778,"type":"article-journal","title":"Response of plant species richness and primary productivity in shrublands along a north–south gradient in Europe to seven years of experimental warming and drought: reductions in primary productivity in the heat and drought year of 2003","container-title":"Global Change Biology","page":"2563-2581","volume":"13","abstract":"We used a nonintrusive field experiment carried out at six sites – Wales (UK), Denmark (DK), the Netherlands (NL), Hungary (HU), Sardinia (Italy – IT), and Catalonia (Spain – SP) – along a climatic and latitudinal gradient to examine the response of plant species richness and primary productivity to warming and drought in shrubland ecosystems. The warming treatment raised the plot daily temperature by ca. 1 °C, while the drought treatment led to a reduction in soil moisture at the peak of the growing season that ranged from 26% at the SP site to 82% in the NL site. During the 7 years the experiment lasted (1999–2005), we used the pin-point method to measure the species composition of plant communities and plant biomass, litterfall, and shoot growth of the dominant plant species at each site. A significantly lower increase in the number of species pin-pointed per transect was found in the drought plots at the SP site, where the plant community was still in a process of recovering from a forest fire in 1994. No changes in species richness were found at the other sites, which were at a more mature and stable state of succession and, thus less liable to recruitment of new species. The relationship between annual biomass accumulation and temperature of the growing season was positive at the coldest site and negative at the warmest site. The warming treatment tended to increase the aboveground net primary productivity (ANPP) at the northern sites. The relationship between annual biomass accumulation and soil moisture during the growing season was not significant at the wettest sites, but was positive at the driest sites. The drought treatment tended to reduce the ANPP in the NL, HU, IT, and SP sites. The responses to warming were very strongly related to the Gaussen aridity index (stronger responses the lower the aridity), whereas the responses to drought were not. Changes in the annual aboveground biomass accumulation, litterfall, and, thus, the ANPP, mirrored the interannual variation in climate conditions: the most outstanding change was a decrease in biomass accumulation and an increase in litterfall at most sites during the abnormally hot year of 2003. Species richness also tended to decrease in 2003 at all sites except the cold and wet UK site. Species-specific responses to warming were found in shoot growth: at the SP site, Globularia alypum was not affected, while the other dominant species, Erica multiflora, grew 30% more; at the UK site, Calluna vulgaris tended to grow more in the warming plots, while Empetrum nigrum tended to grow less. Drought treatment decreased plant growth in several studied species, although there were some species such as Pinus halepensis at the SP site or C. vulgaris at the UK site that were not affected. The magnitude of responses to warming and drought thus depended greatly on the differences between sites, years, and species and these multiple plant responses may be expected to have consequences at ecosystem and community level. Decreases in biodiversity and the increase in E. multiflora growth at the SP site as a response to warming challenge the assumption that sensitivity to warming may be less well developed at more southerly latitudes; likewise, the fact that one of the studied shrublands presented negative ANPP as a response to the 2003 heat wave also challenges the hypothesis that future climate warming will lead to an enhancement of plant growth and carbon sequestration in temperate ecosystems. Extreme events may thus change the general trend of increased productivity in response to warming in the colder sites.","DOI":"10.1111/j.1365-2486.2007.01464.x","ISSN":"1365-2486","journalAbbreviation":"Glob. Change Biol.","author":[{"family":"Penuelas","given":"Josep"},{"family":"Prieto","given":"Patricia"},{"family":"Beier","given":"Claus"},{"family":"Cesaraccio","given":"Carla"},{"family":"De Angelis","given":"Paolo"},{"family":"De Dato","given":"Giovanbattista"},{"family":"Emmett","given":"Bridget A."},{"family":"Estiarte","given":"Marc"},{"family":"Garadnai","given":"JÁNos"},{"family":"Gorissen","given":"Antonie"},{"family":"Lang","given":"Edit KovÁCs"},{"family":"Kroel-Dulay","given":"Gyorgy"},{"family":"Llorens","given":"Laura"},{"family":"Pellizzaro","given":"Grazia"},{"family":"Riis-Nielsen","given":"Torben"},{"family":"Schmidt","given":"Inger K."},{"family":"Sirca","given":"Costantino"},{"family":"Sowerby","given":"Alwyn"},{"family":"Spano","given":"Donatella"},{"family":"Tietema","given":"Albert"}],"issued":{"date-parts":[["2007"]]}}},{"id":774,"uris":["http://zotero.org/users/1207110/items/PQW9CKBA"],"uri":["http://zotero.org/users/1207110/items/PQW9CKBA"],"itemData":{"id":774,"type":"article-journal","title":"Effects of experimental rainfall manipulations on Chihuahuan Desert grassland and shrubland plant communities","container-title":"Oecologia","page":"1117-1127","volume":"172","abstract":"Aridland ecosystems are predicted to be responsive to both increases and decreases in precipitation. In addition, chronic droughts may contribute to encroachment of native C3 shrubs into C4-dominated grasslands. We conducted a long-term rainfall manipulation experiment in native grassland, shrubland and the grass–shrub ecotone in the northern Chihuahuan Desert, USA. We evaluated the effects of 5 years of experimental drought and 4 years of water addition on plant community structure and dynamics. We assessed the effects of altered rainfall regimes on the abundance of dominant species as well as on species richness and subdominant grasses, forbs and shrubs. Nonmetric multidimensional scaling and MANOVA were used to quantify changes in species composition in response to chronic addition or reduction of rainfall. We found that drought consistently and strongly decreased cover of Bouteloua eriopoda, the dominant C4 grass in this system, whereas water addition slightly increased cover, with little variation between years. In contrast, neither chronic drought nor increased rainfall had consistent effects on the cover of Larrea tridentata, the dominant C3 shrub. Species richness declined in shrub-dominated vegetation in response to drought whereas richness increased or was unaffected by water addition or drought in mixed- and grass-dominated vegetation. Cover of subdominant shrubs, grasses and forbs changed significantly over time, primarily in response to interannual rainfall variability more so than to our experimental rainfall treatments. Nevertheless, drought and water addition shifted the species composition of plant communities in all three vegetation types. Overall, we found that B. eriopoda responded strongly to drought and less so to irrigation, whereas L. tridentata showed limited response to either treatment. The strong decline in grass cover and the resistance of shrub cover to rainfall reduction suggest that chronic drought may be a key factor promoting shrub dominance during encroachment into desert grassland.","DOI":"10.1007/s00442-012-2552-0","ISSN":"1432-1939","journalAbbreviation":"Oecologia","author":[{"family":"Báez","given":"Selene"},{"family":"Collins","given":"Scott L."},{"family":"Pockman","given":"William T."},{"family":"Johnson","given":"Jennifer E."},{"family":"Small","given":"Eric E."}],"issued":{"date-parts":[["2012"]]}}},{"id":770,"uris":["http://zotero.org/users/1207110/items/27ESZ46T"],"uri":["http://zotero.org/users/1207110/items/27ESZ46T"],"itemData":{"id":770,"type":"article-journal","title":"Resistance and resilience of a grassland ecosystem to climate extremes","container-title":"Ecology","page":"2646-2656","volume":"95","abstract":"Climate change forecasts of more frequent climate extremes suggest that such events will become increasingly important drivers of future ecosystem dynamics and function. Because the rarity and unpredictability of naturally occurring climate extremes limits assessment of their ecological impacts, we experimentally imposed extreme drought and a mid-summer heat wave over two years in a central U.S. grassland. While the ecosystem was resistant to heat waves, it was not resistant to extreme drought, which reduced aboveground net primary productivity (ANPP) below the lowest level measured in this grassland in almost 30 years. This extreme reduction in ecosystem function was a consequence of reduced productivity of both C4 grasses and C3 forbs. However, the dominant forb was negatively impacted by the drought more than the dominant grass, and this led to a reordering of species abundances within the plant community. Although this change in community composition persisted post-drought, ANPP recovered completely the year after drought due to rapid demographic responses by the dominant grass, compensating for loss of the dominant forb. Overall, these results show that an extreme reduction in ecosystem function attributable to climate extremes (e.g., low resistance) does not preclude rapid ecosystem recovery. Given that dominance by a few species is characteristic of most ecosystems, knowledge of the traits of these species and their responses to climate extremes will be key for predicting future ecosystem dynamics and function.","DOI":"10.1890/13-2186.1","ISSN":"1939-9170","journalAbbreviation":"Ecology","author":[{"family":"Hoover","given":"David L."},{"family":"Knapp","given":"Alan K."},{"family":"Smith","given":"Melinda D."}],"issued":{"date-parts":[["2014"]]}}}],"schema":"https://github.com/citation-style-language/schema/raw/master/csl-citation.json"} </w:instrText>
      </w:r>
      <w:r w:rsidR="00764B66">
        <w:rPr>
          <w:rFonts w:ascii="TimesNewRomanPSMT" w:hAnsi="TimesNewRomanPSMT"/>
        </w:rPr>
        <w:fldChar w:fldCharType="separate"/>
      </w:r>
      <w:r w:rsidR="00764B66" w:rsidRPr="00764B66">
        <w:rPr>
          <w:rFonts w:ascii="TimesNewRomanPSMT" w:hAnsi="TimesNewRomanPSMT" w:cs="TimesNewRomanPSMT"/>
        </w:rPr>
        <w:t xml:space="preserve">(Penuelas </w:t>
      </w:r>
      <w:r w:rsidR="00764B66" w:rsidRPr="00764B66">
        <w:rPr>
          <w:rFonts w:ascii="TimesNewRomanPSMT" w:hAnsi="TimesNewRomanPSMT" w:cs="TimesNewRomanPSMT"/>
          <w:i/>
          <w:iCs/>
        </w:rPr>
        <w:t>et al.</w:t>
      </w:r>
      <w:r w:rsidR="00764B66" w:rsidRPr="00764B66">
        <w:rPr>
          <w:rFonts w:ascii="TimesNewRomanPSMT" w:hAnsi="TimesNewRomanPSMT" w:cs="TimesNewRomanPSMT"/>
        </w:rPr>
        <w:t xml:space="preserve"> 2007; Báez </w:t>
      </w:r>
      <w:r w:rsidR="00764B66" w:rsidRPr="00764B66">
        <w:rPr>
          <w:rFonts w:ascii="TimesNewRomanPSMT" w:hAnsi="TimesNewRomanPSMT" w:cs="TimesNewRomanPSMT"/>
          <w:i/>
          <w:iCs/>
        </w:rPr>
        <w:t>et al.</w:t>
      </w:r>
      <w:r w:rsidR="00764B66" w:rsidRPr="00764B66">
        <w:rPr>
          <w:rFonts w:ascii="TimesNewRomanPSMT" w:hAnsi="TimesNewRomanPSMT" w:cs="TimesNewRomanPSMT"/>
        </w:rPr>
        <w:t xml:space="preserve"> 2012; Hoover </w:t>
      </w:r>
      <w:r w:rsidR="00764B66" w:rsidRPr="00764B66">
        <w:rPr>
          <w:rFonts w:ascii="TimesNewRomanPSMT" w:hAnsi="TimesNewRomanPSMT" w:cs="TimesNewRomanPSMT"/>
          <w:i/>
          <w:iCs/>
        </w:rPr>
        <w:t>et al.</w:t>
      </w:r>
      <w:r w:rsidR="00764B66" w:rsidRPr="00764B66">
        <w:rPr>
          <w:rFonts w:ascii="TimesNewRomanPSMT" w:hAnsi="TimesNewRomanPSMT" w:cs="TimesNewRomanPSMT"/>
        </w:rPr>
        <w:t xml:space="preserve"> 2014)</w:t>
      </w:r>
      <w:r w:rsidR="00764B66">
        <w:rPr>
          <w:rFonts w:ascii="TimesNewRomanPSMT" w:hAnsi="TimesNewRomanPSMT"/>
        </w:rPr>
        <w:fldChar w:fldCharType="end"/>
      </w:r>
      <w:r w:rsidR="005C7FC6" w:rsidRPr="00F87AD9">
        <w:rPr>
          <w:rFonts w:ascii="TimesNewRomanPSMT" w:hAnsi="TimesNewRomanPSMT"/>
        </w:rPr>
        <w:t>, but in high rainfall years</w:t>
      </w:r>
      <w:r w:rsidR="006866C4">
        <w:rPr>
          <w:rFonts w:ascii="TimesNewRomanPSMT" w:hAnsi="TimesNewRomanPSMT"/>
        </w:rPr>
        <w:t xml:space="preserve"> when light becomes limiting</w:t>
      </w:r>
      <w:r w:rsidR="005C7FC6" w:rsidRPr="00F87AD9">
        <w:rPr>
          <w:rFonts w:ascii="TimesNewRomanPSMT" w:hAnsi="TimesNewRomanPSMT"/>
        </w:rPr>
        <w:t xml:space="preserve">, competition from </w:t>
      </w:r>
      <w:r w:rsidR="006866C4">
        <w:rPr>
          <w:rFonts w:ascii="TimesNewRomanPSMT" w:hAnsi="TimesNewRomanPSMT"/>
        </w:rPr>
        <w:t>invaders</w:t>
      </w:r>
      <w:r w:rsidR="005C7FC6" w:rsidRPr="00F87AD9">
        <w:rPr>
          <w:rFonts w:ascii="TimesNewRomanPSMT" w:hAnsi="TimesNewRomanPSMT"/>
        </w:rPr>
        <w:t xml:space="preserve"> </w:t>
      </w:r>
      <w:r w:rsidR="006866C4">
        <w:rPr>
          <w:rFonts w:ascii="TimesNewRomanPSMT" w:hAnsi="TimesNewRomanPSMT"/>
        </w:rPr>
        <w:t xml:space="preserve">with higher RGRs </w:t>
      </w:r>
      <w:r w:rsidR="005C7FC6" w:rsidRPr="00F87AD9">
        <w:rPr>
          <w:rFonts w:ascii="TimesNewRomanPSMT" w:hAnsi="TimesNewRomanPSMT"/>
        </w:rPr>
        <w:t>might outweigh this otherwise favorable climate (</w:t>
      </w:r>
      <w:proofErr w:type="spellStart"/>
      <w:r w:rsidR="00764B66">
        <w:rPr>
          <w:rFonts w:ascii="TimesNewRomanPSMT" w:hAnsi="TimesNewRomanPSMT"/>
        </w:rPr>
        <w:fldChar w:fldCharType="begin"/>
      </w:r>
      <w:r w:rsidR="00764B66">
        <w:rPr>
          <w:rFonts w:ascii="TimesNewRomanPSMT" w:hAnsi="TimesNewRomanPSMT"/>
        </w:rPr>
        <w:instrText xml:space="preserve"> ADDIN ZOTERO_ITEM CSL_CITATION {"citationID":"SkRGyjZ0","properties":{"formattedCitation":"(Suttle {\\i{}et al.} 2007)","plainCitation":"(Suttle et al. 2007)","noteIndex":0},"citationItems":[{"id":1790,"uris":["http://zotero.org/users/1207110/items/TADMZCEX"],"uri":["http://zotero.org/users/1207110/items/TADMZCEX"],"itemData":{"id":1790,"type":"article-journal","title":"Species interactions reverse grassland responses to changing climate","container-title":"Science","page":"640-642","volume":"315","abstract":"Predictions of ecological response to climate change are based largely on direct climatic effects on species. We show that, in a California grassland, species interactions strongly influence responses to changing climate, overturning direct climatic effects within 5 years. We manipulated the seasonality and intensity of rainfall over large, replicate plots in accordance with projections of leading climate models and examined responses across several trophic levels. Changes in seasonal water availability had pronounced effects on individual species, but as precipitation regimes were sustained across years, feedbacks and species interactions overrode autecological responses to water and reversed community trajectories. Conditions that sharply increased production and diversity through 2 years caused simplification of the food web and deep reductions in consumer abundance after 5 years. Changes in these natural grassland communities suggest a prominent role for species interactions in ecosystem response to climate change.","DOI":"10.1126/science.1136401","ISSN":"0036-8075","author":[{"family":"Suttle","given":"K. B."},{"family":"Thomsen","given":"Meredith A."},{"family":"Power","given":"Mary E."}],"issued":{"date-parts":[["2007",2,2]]}}}],"schema":"https://github.com/citation-style-language/schema/raw/master/csl-citation.json"} </w:instrText>
      </w:r>
      <w:r w:rsidR="00764B66">
        <w:rPr>
          <w:rFonts w:ascii="TimesNewRomanPSMT" w:hAnsi="TimesNewRomanPSMT"/>
        </w:rPr>
        <w:fldChar w:fldCharType="separate"/>
      </w:r>
      <w:r w:rsidR="00764B66" w:rsidRPr="00764B66">
        <w:rPr>
          <w:rFonts w:ascii="TimesNewRomanPSMT" w:hAnsi="TimesNewRomanPSMT" w:cs="TimesNewRomanPSMT"/>
        </w:rPr>
        <w:t>Suttle</w:t>
      </w:r>
      <w:proofErr w:type="spellEnd"/>
      <w:r w:rsidR="00764B66" w:rsidRPr="00764B66">
        <w:rPr>
          <w:rFonts w:ascii="TimesNewRomanPSMT" w:hAnsi="TimesNewRomanPSMT" w:cs="TimesNewRomanPSMT"/>
        </w:rPr>
        <w:t xml:space="preserve"> </w:t>
      </w:r>
      <w:r w:rsidR="00764B66" w:rsidRPr="00764B66">
        <w:rPr>
          <w:rFonts w:ascii="TimesNewRomanPSMT" w:hAnsi="TimesNewRomanPSMT" w:cs="TimesNewRomanPSMT"/>
          <w:i/>
          <w:iCs/>
        </w:rPr>
        <w:t>et al.</w:t>
      </w:r>
      <w:r w:rsidR="00764B66" w:rsidRPr="00764B66">
        <w:rPr>
          <w:rFonts w:ascii="TimesNewRomanPSMT" w:hAnsi="TimesNewRomanPSMT" w:cs="TimesNewRomanPSMT"/>
        </w:rPr>
        <w:t xml:space="preserve"> 2007)</w:t>
      </w:r>
      <w:r w:rsidR="00764B66">
        <w:rPr>
          <w:rFonts w:ascii="TimesNewRomanPSMT" w:hAnsi="TimesNewRomanPSMT"/>
        </w:rPr>
        <w:fldChar w:fldCharType="end"/>
      </w:r>
      <w:r w:rsidR="005C7FC6">
        <w:rPr>
          <w:rFonts w:ascii="TimesNewRomanPSMT" w:hAnsi="TimesNewRomanPSMT"/>
        </w:rPr>
        <w:t xml:space="preserve">, making this strategy less </w:t>
      </w:r>
      <w:r w:rsidR="00465AB9">
        <w:rPr>
          <w:rFonts w:ascii="TimesNewRomanPSMT" w:hAnsi="TimesNewRomanPSMT"/>
        </w:rPr>
        <w:t>viable</w:t>
      </w:r>
      <w:r w:rsidR="005C7FC6" w:rsidRPr="00F87AD9">
        <w:rPr>
          <w:rFonts w:ascii="TimesNewRomanPSMT" w:hAnsi="TimesNewRomanPSMT"/>
        </w:rPr>
        <w:t xml:space="preserve">. </w:t>
      </w:r>
      <w:r w:rsidR="005C7FC6" w:rsidRPr="0073616F">
        <w:rPr>
          <w:rFonts w:ascii="TimesNewRomanPSMT" w:hAnsi="TimesNewRomanPSMT"/>
        </w:rPr>
        <w:t>Likewise,</w:t>
      </w:r>
      <w:r w:rsidR="002829B5">
        <w:rPr>
          <w:rFonts w:ascii="TimesNewRomanPSMT" w:hAnsi="TimesNewRomanPSMT"/>
        </w:rPr>
        <w:t xml:space="preserve"> when water is limiting,</w:t>
      </w:r>
      <w:r w:rsidR="005C7FC6" w:rsidRPr="0073616F">
        <w:rPr>
          <w:rFonts w:ascii="TimesNewRomanPSMT" w:hAnsi="TimesNewRomanPSMT"/>
        </w:rPr>
        <w:t xml:space="preserve"> competition</w:t>
      </w:r>
      <w:r w:rsidR="001C7B59">
        <w:rPr>
          <w:rFonts w:ascii="TimesNewRomanPSMT" w:hAnsi="TimesNewRomanPSMT"/>
        </w:rPr>
        <w:t xml:space="preserve"> </w:t>
      </w:r>
      <w:r w:rsidR="002829B5">
        <w:rPr>
          <w:rFonts w:ascii="TimesNewRomanPSMT" w:hAnsi="TimesNewRomanPSMT"/>
        </w:rPr>
        <w:t xml:space="preserve">with invaders </w:t>
      </w:r>
      <w:r w:rsidR="001C7B59">
        <w:rPr>
          <w:rFonts w:ascii="TimesNewRomanPSMT" w:hAnsi="TimesNewRomanPSMT"/>
        </w:rPr>
        <w:t xml:space="preserve">might </w:t>
      </w:r>
      <w:r w:rsidR="005C7FC6" w:rsidRPr="0073616F">
        <w:rPr>
          <w:rFonts w:ascii="TimesNewRomanPSMT" w:hAnsi="TimesNewRomanPSMT"/>
        </w:rPr>
        <w:t xml:space="preserve">intensify the negative effects </w:t>
      </w:r>
      <w:r w:rsidR="002829B5">
        <w:rPr>
          <w:rFonts w:ascii="TimesNewRomanPSMT" w:hAnsi="TimesNewRomanPSMT"/>
        </w:rPr>
        <w:t xml:space="preserve">of </w:t>
      </w:r>
      <w:r w:rsidR="005C7FC6" w:rsidRPr="0073616F">
        <w:rPr>
          <w:rFonts w:ascii="TimesNewRomanPSMT" w:hAnsi="TimesNewRomanPSMT"/>
        </w:rPr>
        <w:t xml:space="preserve">drought, harming drought avoiders more than drought </w:t>
      </w:r>
      <w:r w:rsidR="005C7FC6" w:rsidRPr="00375D54">
        <w:rPr>
          <w:rFonts w:ascii="TimesNewRomanPSMT" w:hAnsi="TimesNewRomanPSMT"/>
        </w:rPr>
        <w:t>alone</w:t>
      </w:r>
      <w:r w:rsidR="00764B66" w:rsidRPr="00375D54">
        <w:rPr>
          <w:rFonts w:ascii="TimesNewRomanPSMT" w:hAnsi="TimesNewRomanPSMT"/>
        </w:rPr>
        <w:t xml:space="preserve"> (ref)</w:t>
      </w:r>
      <w:r w:rsidR="001C7B59" w:rsidRPr="00375D54">
        <w:rPr>
          <w:rFonts w:ascii="TimesNewRomanPSMT" w:hAnsi="TimesNewRomanPSMT"/>
        </w:rPr>
        <w:t>.</w:t>
      </w:r>
      <w:r w:rsidR="001C7B59">
        <w:rPr>
          <w:rFonts w:ascii="TimesNewRomanPSMT" w:hAnsi="TimesNewRomanPSMT"/>
        </w:rPr>
        <w:t xml:space="preserve"> In this way,</w:t>
      </w:r>
      <w:r w:rsidR="002829B5">
        <w:rPr>
          <w:rFonts w:ascii="TimesNewRomanPSMT" w:hAnsi="TimesNewRomanPSMT"/>
        </w:rPr>
        <w:t xml:space="preserve"> interactions with invaders </w:t>
      </w:r>
      <w:r w:rsidR="008A2B71">
        <w:rPr>
          <w:rFonts w:ascii="TimesNewRomanPSMT" w:hAnsi="TimesNewRomanPSMT"/>
        </w:rPr>
        <w:t xml:space="preserve">can </w:t>
      </w:r>
      <w:r w:rsidR="002829B5">
        <w:rPr>
          <w:rFonts w:ascii="TimesNewRomanPSMT" w:hAnsi="TimesNewRomanPSMT"/>
        </w:rPr>
        <w:t>make</w:t>
      </w:r>
      <w:r w:rsidR="005C7FC6" w:rsidRPr="0073616F">
        <w:rPr>
          <w:rFonts w:ascii="TimesNewRomanPSMT" w:hAnsi="TimesNewRomanPSMT"/>
        </w:rPr>
        <w:t xml:space="preserve"> “good years”</w:t>
      </w:r>
      <w:r w:rsidR="002829B5">
        <w:rPr>
          <w:rFonts w:ascii="TimesNewRomanPSMT" w:hAnsi="TimesNewRomanPSMT"/>
        </w:rPr>
        <w:t xml:space="preserve"> </w:t>
      </w:r>
      <w:r w:rsidR="005C7FC6" w:rsidRPr="0073616F">
        <w:rPr>
          <w:rFonts w:ascii="TimesNewRomanPSMT" w:hAnsi="TimesNewRomanPSMT"/>
        </w:rPr>
        <w:t>less good, and “bad years” even worse</w:t>
      </w:r>
      <w:r w:rsidR="0044436A">
        <w:rPr>
          <w:rFonts w:ascii="TimesNewRomanPSMT" w:hAnsi="TimesNewRomanPSMT"/>
        </w:rPr>
        <w:t xml:space="preserve"> for species with the fast-growing, drought-avoiding strategy relative to the slow-growing, drought-tolerant strategy</w:t>
      </w:r>
      <w:r w:rsidR="0044436A" w:rsidRPr="0073616F">
        <w:rPr>
          <w:rFonts w:ascii="TimesNewRomanPSMT" w:hAnsi="TimesNewRomanPSMT"/>
        </w:rPr>
        <w:t>.</w:t>
      </w:r>
    </w:p>
    <w:p w14:paraId="3C59C35E" w14:textId="2584D21E" w:rsidR="00B1755A" w:rsidRDefault="00A54ECD" w:rsidP="005B032C">
      <w:pPr>
        <w:spacing w:line="480" w:lineRule="auto"/>
        <w:ind w:firstLine="720"/>
      </w:pPr>
      <w:r>
        <w:t xml:space="preserve">California annual grasslands are a variable environment where highly diverse but less abundant native </w:t>
      </w:r>
      <w:r w:rsidR="00D63543">
        <w:t xml:space="preserve">annual </w:t>
      </w:r>
      <w:r>
        <w:t xml:space="preserve">forbs compete with novel exotic annual grasses, the dominant functional group in this system known for their high relative growth rates and strong competitive abilities. </w:t>
      </w:r>
      <w:r w:rsidR="00844354">
        <w:t xml:space="preserve">At our </w:t>
      </w:r>
      <w:r w:rsidR="005B032C">
        <w:t xml:space="preserve">annual grassland </w:t>
      </w:r>
      <w:r w:rsidR="00844354">
        <w:t>study site</w:t>
      </w:r>
      <w:r w:rsidR="005B032C">
        <w:t xml:space="preserve"> in northern California</w:t>
      </w:r>
      <w:r w:rsidR="00BC7785" w:rsidRPr="00BC7785">
        <w:t xml:space="preserve">, we have already </w:t>
      </w:r>
      <w:r w:rsidR="00C442A3">
        <w:t xml:space="preserve">observed significant </w:t>
      </w:r>
      <w:r w:rsidR="00C442A3">
        <w:lastRenderedPageBreak/>
        <w:t>changes in the plant community</w:t>
      </w:r>
      <w:r w:rsidR="00BC7785" w:rsidRPr="00BC7785">
        <w:t xml:space="preserve"> in</w:t>
      </w:r>
      <w:r w:rsidR="00C442A3">
        <w:t xml:space="preserve"> response to</w:t>
      </w:r>
      <w:r w:rsidR="00BC7785" w:rsidRPr="00BC7785">
        <w:t xml:space="preserve"> rainfall. Native annual forb diversity, led by drought </w:t>
      </w:r>
      <w:r w:rsidR="002829B5">
        <w:t>avoiding</w:t>
      </w:r>
      <w:r w:rsidR="00BC7785" w:rsidRPr="00BC7785">
        <w:t xml:space="preserve"> high-SLA forbs, </w:t>
      </w:r>
      <w:r w:rsidR="0044436A">
        <w:t>undergone long-term decline</w:t>
      </w:r>
      <w:r w:rsidR="0044436A" w:rsidRPr="00BC7785">
        <w:t xml:space="preserve"> </w:t>
      </w:r>
      <w:r w:rsidR="0044436A">
        <w:t xml:space="preserve">as a result of elevated seedling mortality caused by drier winters </w:t>
      </w:r>
      <w:r w:rsidR="0044436A" w:rsidRPr="00BC7785">
        <w:t xml:space="preserve"> </w:t>
      </w:r>
      <w:r w:rsidR="00764B66">
        <w:fldChar w:fldCharType="begin"/>
      </w:r>
      <w:r w:rsidR="00C12B04">
        <w:instrText xml:space="preserve"> ADDIN ZOTERO_ITEM CSL_CITATION {"citationID":"YBH8Ag1N","properties":{"formattedCitation":"(Harrison {\\i{}et al.} 2015, 2017; Harrison &amp; LaForgia 2019)","plainCitation":"(Harrison et al. 2015, 2017; Harrison &amp; LaForgia 2019)","noteIndex":0},"citationItems":[{"id":1071,"uris":["http://zotero.org/users/1207110/items/Y42GQPNK"],"uri":["http://zotero.org/users/1207110/items/Y42GQPNK"],"itemData":{"id":1071,"type":"article-journal","title":"Climate-driven diversity loss in a grassland community","container-title":"Proc Natl Acad Sci U S A","page":"8672-7","volume":"112","abstract":"Local ecological communities represent the scale at which species coexist and share resources, and at which diversity has been experimentally shown to underlie stability, productivity, invasion resistance, and other desirable community properties. Globally, community diversity shows a mixture of increases and decreases over recent decades, and these changes have relatively seldom been linked to climatic trends. In a heterogeneous California grassland, we documented declining plant diversity from 2000 to 2014 at both the local community (5 m(2)) and landscape (27 km(2)) scales, across multiple functional groups and soil environments. Communities became particularly poorer in native annual forbs, which are present as small seedlings in midwinter; within native annual forbs, community composition changed toward lower representation of species with a trait indicating drought intolerance (high specific leaf area). Time series models linked diversity decline to the significant decrease in midwinter precipitation. Livestock grazing history, fire, succession, N deposition, and increases in exotic species could be ruled out as contributing causes. This finding is among the first demonstrations to our knowledge of climate-driven directional loss of species diversity in ecological communities in a natural (nonexperimental) setting. Such diversity losses, which may also foreshadow larger-scale extinctions, may be especially likely in semiarid regions that are undergoing climatic trends toward higher aridity and lower productivity.","DOI":"10.1073/pnas.1502074112","ISSN":"1091-6490 (Electronic) 0027-8424 (Linking)","note":"PMCID: PMC4507231","author":[{"family":"Harrison","given":"S. P."},{"family":"Gornish","given":"E. S."},{"family":"Copeland","given":"S."}],"issued":{"date-parts":[["2015",7,14]]}}},{"id":199,"uris":["http://zotero.org/users/1207110/items/AFRUEUMU"],"uri":["http://zotero.org/users/1207110/items/AFRUEUMU"],"itemData":{"id":199,"type":"article-journal","title":"Climate-driven diversity change in annual grasslands: Drought plus deluge does not equal normal","container-title":"Global Change Biology","abstract":"Climate forecasts agree that increased variability and extremes will tend to reduce the availability of water in many terrestrial ecosystems. Increasingly severe droughts may be exacerbated both by warmer temperatures and by the relative unavailability of water that arrives in more sporadic and intense rainfall events. Using long-term data and an experimental water manipulation, we examined the resilience of a heterogeneous annual grassland community to a prolonged series of dry winters that led to a decline in plant species richness (2000–2014), followed by a near-record wet winter (2016–2017), a climatic sequence that broadly resembles the predicted future in its high variability. In our 80, 5-m2 observational plots, species richness did not recover in response to the wet winter, and the positive relationship of richness to annual winter rainfall thus showed a significant weakening trend over the 18-year time period. In experiments on 100, 1-m2 plots, wintertime water supplementation increased and drought shelters decreased the seedling survival and final individual biomass of native annual forbs, the main functional group contributing to the observed long-term decline in richness. Water supplementation also increased the total cover of native annual forbs, but only increased richness within nested subplots to which seeds were also added. We conclude that prolonged dry winters, by increasing seedling mortality and reducing growth of native forbs, may have diminished the seedbank and thus the recovery potential of diversity in this community. However, the wet winter and the watering treatment did cause recovery of the community mean values of a key functional trait (specific leaf area, an indicator of drought intolerance), suggesting that some aggregate community properties may be stabilized by functional redundancy among species.","DOI":"10.1111/gcb.14018","ISSN":"1365-2486","journalAbbreviation":"Glob. Change Biol.","author":[{"family":"Harrison","given":"Susan P."},{"family":"LaForgia","given":"Marina L."},{"family":"Latimer","given":"Andrew M."}],"issued":{"date-parts":[["2017"]]}}},{"id":3070,"uris":["http://zotero.org/users/1207110/items/Z3B45G6R"],"uri":["http://zotero.org/users/1207110/items/Z3B45G6R"],"itemData":{"id":3070,"type":"article-journal","title":"Seedling traits predict drought-induced mortality linked to diversity loss (in press)","container-title":"Proceedings of the National Academy of Sciences","author":[{"family":"Harrison","given":"Susan P."},{"family":"LaForgia","given":"Marina L."}],"issued":{"date-parts":[["2019"]]}}}],"schema":"https://github.com/citation-style-language/schema/raw/master/csl-citation.json"} </w:instrText>
      </w:r>
      <w:r w:rsidR="00764B66">
        <w:fldChar w:fldCharType="separate"/>
      </w:r>
      <w:r w:rsidR="00C12B04" w:rsidRPr="00C12B04">
        <w:t xml:space="preserve">(Harrison </w:t>
      </w:r>
      <w:r w:rsidR="00C12B04" w:rsidRPr="00C12B04">
        <w:rPr>
          <w:i/>
          <w:iCs/>
        </w:rPr>
        <w:t>et al.</w:t>
      </w:r>
      <w:r w:rsidR="00C12B04" w:rsidRPr="00C12B04">
        <w:t xml:space="preserve"> 2015, 2017; Harrison &amp; LaForgia 2019)</w:t>
      </w:r>
      <w:r w:rsidR="00764B66">
        <w:fldChar w:fldCharType="end"/>
      </w:r>
      <w:r w:rsidR="00BC7785" w:rsidRPr="00BC7785">
        <w:t xml:space="preserve">. </w:t>
      </w:r>
      <w:r w:rsidR="0044436A">
        <w:t>While it is possible that such declines also occurred in the distant past, it is alternatively possible that the arrival of exotic annual grasses since the early 19</w:t>
      </w:r>
      <w:r w:rsidR="0044436A" w:rsidRPr="00352702">
        <w:rPr>
          <w:vertAlign w:val="superscript"/>
        </w:rPr>
        <w:t>th</w:t>
      </w:r>
      <w:r w:rsidR="0044436A">
        <w:t xml:space="preserve"> century has reduced the resilience of this community to its fluctuating environment. D</w:t>
      </w:r>
      <w:r w:rsidR="00BC7785" w:rsidRPr="00BC7785">
        <w:t>uring the extreme drought</w:t>
      </w:r>
      <w:r w:rsidR="0044436A">
        <w:t xml:space="preserve"> of 2012-2014</w:t>
      </w:r>
      <w:r w:rsidR="00BC7785" w:rsidRPr="00BC7785">
        <w:t xml:space="preserve">, native annual forb abundance in the seed bank increased while </w:t>
      </w:r>
      <w:r w:rsidR="007114B5">
        <w:t xml:space="preserve">dominant exotic annual </w:t>
      </w:r>
      <w:r w:rsidR="00BC7785" w:rsidRPr="00BC7785">
        <w:t xml:space="preserve">grasses decreased substantially both in cover aboveground and seed abundance in the seed bank </w:t>
      </w:r>
      <w:r w:rsidR="00801061">
        <w:fldChar w:fldCharType="begin"/>
      </w:r>
      <w:r w:rsidR="00801061">
        <w:instrText xml:space="preserve"> ADDIN ZOTERO_ITEM CSL_CITATION {"citationID":"D6ZlK1Bz","properties":{"formattedCitation":"(Copeland {\\i{}et al.} 2016; LaForgia {\\i{}et al.} 2018)","plainCitation":"(Copeland et al. 2016; LaForgia et al. 2018)","noteIndex":0},"citationItems":[{"id":596,"uris":["http://zotero.org/users/1207110/items/AHDC4ZT3"],"uri":["http://zotero.org/users/1207110/items/AHDC4ZT3"],"itemData":{"id":596,"type":"article-journal","title":"Ecological effects of extreme drought on Californian herbaceous plant communities","container-title":"Ecological Monographs","page":"295-311","volume":"86","abstract":"Understanding the consequences of extreme climatic events is a growing challenge in ecology. Climatic extremes may differentially affect varying elements of biodiversity, and may not always produce ecological effects exceeding those of \"normal\" climatic variation in space and time. We asked how the extreme drought years of 2013-2014 affected the cover, species richness, functional trait means, functional diversity, and phylogenetic diversity of herbaceous plant communities across the California Floristic Province. We compared the directions and magnitudes of these drought effects with expectations from four \"pre-drought\" studies of variation in water availability: (1) a watering experiment, (2) a long-term (15-yr) monitoring of interannual variability, (3) a resampling of historic (57-yr-old) plots within a warming and drying region, and (4) natural variation in communities over a broad geographic gradient in precipitation. We found that the drought was associated with consistent reductions in species richness and cover, especially for annual forbs and exotic annual grasses, but not with changes in functional or phylogenetic diversity. Except for total cover and cover of exotic annual grasses, most drought effects did not exceed quantitative expectations based on the four pre-drought studies. Qualitatively, plant community responses to the drought were most concordant with responses to pre-drought interannual rainfall variability in the 15-yr monitoring study, and least concordant with responses to the geographic gradient in precipitation. Our results suggest that, at least in the short term, extreme drought may cause only a subset of community metrics to respond in ways that exceed normal-background variability.","DOI":"10.1002/ecm.1218","ISSN":"0012-9615","author":[{"family":"Copeland","given":"S. M."},{"family":"Harrison","given":"S. P."},{"family":"Latimer","given":"A. M."},{"family":"Damschen","given":"E. I."},{"family":"Eskelinen","given":"A. M."},{"family":"Fernandez-Going","given":"B."},{"family":"Spasojevic","given":"M. J."},{"family":"Anacker","given":"B. L."},{"family":"Thorne","given":"J. H."}],"issued":{"date-parts":[["2016",8]]}}},{"id":137,"uris":["http://zotero.org/users/1207110/items/M4A6B2SA"],"uri":["http://zotero.org/users/1207110/items/M4A6B2SA"],"itemData":{"id":137,"type":"article-journal","title":"Seed banks of native forbs, but not exotic grasses, increase during extreme drought","container-title":"Ecology","page":"n/a-n/a","abstract":"Extreme droughts such as the one that affected California in 2012–2015 have been linked to severe ecological consequences in perennial-dominated communities such as forests. In annual communities, drought impacts are difficult to assess because many species persist through facultative multiyear seed dormancy, which leads to the development of seed banks. Impacts of extreme drought on the abundance and composition of the seed banks of whole communities are little known. In 80 heterogeneous grassland plots where cover is dominated by ~15 species of exotic annual grasses and diversity is dominated by ~70 species of native annual forbs, we grew out seeds from soil cores collected early in the California drought (2012) and later in the multiyear drought (2014), and analyzed drought-associated changes in the seed bank. Over the course of the study we identified more than 22,000 seedlings to species. We found that seeds of exotic annual grasses declined sharply in abundance during the drought while seeds of native annual forbs increased, a pattern that resembled but was even stronger than the changes in aboveground cover of these groups. Consistent with the expectation that low specific leaf area (SLA) is an indicator of drought tolerance, we found that the community-weighted mean SLA of annual forbs declined both in the seed bank and in the aboveground community, as low-SLA forbs increased disproportionately. In this system, seed dormancy reinforces the indirect benefits of extreme drought to the native forb community.","DOI":"10.1002/ecy.2160","ISSN":"1939-9170","journalAbbreviation":"Ecology","author":[{"family":"LaForgia","given":"Marina L."},{"family":"Spasojevic","given":"Marko J."},{"family":"Case","given":"Erica J."},{"family":"Latimer","given":"Andrew M."},{"family":"Harrison","given":"Susan P."}],"issued":{"date-parts":[["2018"]]}}}],"schema":"https://github.com/citation-style-language/schema/raw/master/csl-citation.json"} </w:instrText>
      </w:r>
      <w:r w:rsidR="00801061">
        <w:fldChar w:fldCharType="separate"/>
      </w:r>
      <w:r w:rsidR="00801061" w:rsidRPr="00801061">
        <w:t xml:space="preserve">(Copeland </w:t>
      </w:r>
      <w:r w:rsidR="00801061" w:rsidRPr="00801061">
        <w:rPr>
          <w:i/>
          <w:iCs/>
        </w:rPr>
        <w:t>et al.</w:t>
      </w:r>
      <w:r w:rsidR="00801061" w:rsidRPr="00801061">
        <w:t xml:space="preserve"> 2016; LaForgia </w:t>
      </w:r>
      <w:r w:rsidR="00801061" w:rsidRPr="00801061">
        <w:rPr>
          <w:i/>
          <w:iCs/>
        </w:rPr>
        <w:t>et al.</w:t>
      </w:r>
      <w:r w:rsidR="00801061" w:rsidRPr="00801061">
        <w:t xml:space="preserve"> 2018)</w:t>
      </w:r>
      <w:r w:rsidR="00801061">
        <w:fldChar w:fldCharType="end"/>
      </w:r>
      <w:r w:rsidR="00AD07EA">
        <w:t>, suggestin</w:t>
      </w:r>
      <w:r w:rsidR="00B418EE">
        <w:t xml:space="preserve">g that </w:t>
      </w:r>
      <w:r w:rsidR="002046ED">
        <w:t>forbs benefitted during the drought from the reduced grass competition</w:t>
      </w:r>
      <w:r w:rsidR="00BC7785" w:rsidRPr="00BC7785">
        <w:t xml:space="preserve">. </w:t>
      </w:r>
      <w:r w:rsidR="00B1755A">
        <w:t xml:space="preserve">While all forbs increased </w:t>
      </w:r>
      <w:r w:rsidR="0044436A">
        <w:t>in</w:t>
      </w:r>
      <w:r w:rsidR="00B1755A">
        <w:t xml:space="preserve"> abundance</w:t>
      </w:r>
      <w:r w:rsidR="0044436A">
        <w:t xml:space="preserve"> in the seed bank</w:t>
      </w:r>
      <w:r w:rsidR="00B1755A">
        <w:t>, drought tolerant forbs increased more than twice as much as drought avoidant forbs</w:t>
      </w:r>
      <w:r w:rsidR="00DB4E9D">
        <w:t>, suggesting that the strength of these interactive effects vary by drought tolerance</w:t>
      </w:r>
      <w:r w:rsidR="0044436A">
        <w:t xml:space="preserve"> (LaForgia et al 2018)</w:t>
      </w:r>
      <w:r w:rsidR="00DB4E9D">
        <w:t>.</w:t>
      </w:r>
    </w:p>
    <w:p w14:paraId="1897DE44" w14:textId="74BA00AD" w:rsidR="00EF714F" w:rsidRPr="005B032C" w:rsidRDefault="00EF714F" w:rsidP="005B032C">
      <w:pPr>
        <w:spacing w:line="480" w:lineRule="auto"/>
        <w:ind w:firstLine="720"/>
        <w:rPr>
          <w:rFonts w:ascii="TimesNewRomanPSMT" w:hAnsi="TimesNewRomanPSMT"/>
        </w:rPr>
      </w:pPr>
      <w:r w:rsidRPr="00F60F7B">
        <w:rPr>
          <w:rFonts w:ascii="TimesNewRomanPSMT" w:hAnsi="TimesNewRomanPSMT"/>
        </w:rPr>
        <w:t>We predict</w:t>
      </w:r>
      <w:r w:rsidR="0094798F" w:rsidRPr="00F60F7B">
        <w:rPr>
          <w:rFonts w:ascii="TimesNewRomanPSMT" w:hAnsi="TimesNewRomanPSMT"/>
        </w:rPr>
        <w:t>ed</w:t>
      </w:r>
      <w:r w:rsidRPr="00F60F7B">
        <w:rPr>
          <w:rFonts w:ascii="TimesNewRomanPSMT" w:hAnsi="TimesNewRomanPSMT"/>
        </w:rPr>
        <w:t xml:space="preserve"> that </w:t>
      </w:r>
      <w:r w:rsidR="00E31565">
        <w:rPr>
          <w:rFonts w:ascii="TimesNewRomanPSMT" w:hAnsi="TimesNewRomanPSMT"/>
        </w:rPr>
        <w:t>invasive annual grasses</w:t>
      </w:r>
      <w:r w:rsidRPr="00F60F7B">
        <w:rPr>
          <w:rFonts w:ascii="TimesNewRomanPSMT" w:hAnsi="TimesNewRomanPSMT"/>
        </w:rPr>
        <w:t xml:space="preserve"> will have differential effects on the relative success of drought avoid</w:t>
      </w:r>
      <w:r w:rsidR="00E31565">
        <w:rPr>
          <w:rFonts w:ascii="TimesNewRomanPSMT" w:hAnsi="TimesNewRomanPSMT"/>
        </w:rPr>
        <w:t>ing</w:t>
      </w:r>
      <w:r w:rsidRPr="00F60F7B">
        <w:rPr>
          <w:rFonts w:ascii="TimesNewRomanPSMT" w:hAnsi="TimesNewRomanPSMT"/>
        </w:rPr>
        <w:t xml:space="preserve"> and drought tolera</w:t>
      </w:r>
      <w:r w:rsidR="00E31565">
        <w:rPr>
          <w:rFonts w:ascii="TimesNewRomanPSMT" w:hAnsi="TimesNewRomanPSMT"/>
        </w:rPr>
        <w:t>nt native annual forbs</w:t>
      </w:r>
      <w:r w:rsidRPr="00F60F7B">
        <w:rPr>
          <w:rFonts w:ascii="TimesNewRomanPSMT" w:hAnsi="TimesNewRomanPSMT"/>
        </w:rPr>
        <w:t>,</w:t>
      </w:r>
      <w:r w:rsidR="00E31565">
        <w:rPr>
          <w:rFonts w:ascii="TimesNewRomanPSMT" w:hAnsi="TimesNewRomanPSMT"/>
        </w:rPr>
        <w:t xml:space="preserve"> and that these differential effects </w:t>
      </w:r>
      <w:r w:rsidRPr="00F60F7B">
        <w:rPr>
          <w:rFonts w:ascii="TimesNewRomanPSMT" w:hAnsi="TimesNewRomanPSMT"/>
        </w:rPr>
        <w:t xml:space="preserve">will be most strongly manifested under </w:t>
      </w:r>
      <w:r w:rsidR="00E31565">
        <w:rPr>
          <w:rFonts w:ascii="TimesNewRomanPSMT" w:hAnsi="TimesNewRomanPSMT"/>
        </w:rPr>
        <w:t>exacerbated water stress</w:t>
      </w:r>
      <w:r w:rsidRPr="00F60F7B">
        <w:rPr>
          <w:rFonts w:ascii="TimesNewRomanPSMT" w:hAnsi="TimesNewRomanPSMT"/>
        </w:rPr>
        <w:t>. We tested this using demographic analyses</w:t>
      </w:r>
      <w:r w:rsidR="00E31565">
        <w:rPr>
          <w:rFonts w:ascii="TimesNewRomanPSMT" w:hAnsi="TimesNewRomanPSMT"/>
        </w:rPr>
        <w:t xml:space="preserve"> of six native annuals planted into plots where water supply was increased by watering or decreased by shelters and grass competition was either maintained or removed.</w:t>
      </w:r>
      <w:r w:rsidRPr="00F60F7B">
        <w:rPr>
          <w:rFonts w:ascii="TimesNewRomanPSMT" w:hAnsi="TimesNewRomanPSMT"/>
        </w:rPr>
        <w:t xml:space="preserve"> </w:t>
      </w:r>
    </w:p>
    <w:p w14:paraId="493EAE31" w14:textId="6DE5D907" w:rsidR="00095941" w:rsidRDefault="00095941" w:rsidP="006832C8">
      <w:pPr>
        <w:spacing w:line="480" w:lineRule="auto"/>
        <w:rPr>
          <w:b/>
        </w:rPr>
      </w:pPr>
      <w:r>
        <w:t>Compared with drought tolerators, w</w:t>
      </w:r>
      <w:r w:rsidRPr="00F20CED">
        <w:t xml:space="preserve">e </w:t>
      </w:r>
      <w:r>
        <w:t>expected</w:t>
      </w:r>
      <w:r w:rsidRPr="00F20CED">
        <w:t xml:space="preserve"> drought avoiders </w:t>
      </w:r>
      <w:r>
        <w:t>to</w:t>
      </w:r>
      <w:r w:rsidRPr="00F20CED">
        <w:t xml:space="preserve"> </w:t>
      </w:r>
      <w:r>
        <w:t>be affected more negatively by</w:t>
      </w:r>
      <w:r w:rsidRPr="00F20CED">
        <w:t xml:space="preserve"> drought</w:t>
      </w:r>
      <w:r>
        <w:t>,</w:t>
      </w:r>
      <w:r w:rsidRPr="00F20CED">
        <w:t xml:space="preserve"> </w:t>
      </w:r>
      <w:r>
        <w:t xml:space="preserve">more positively by watering, </w:t>
      </w:r>
      <w:r w:rsidRPr="00F20CED">
        <w:t>and</w:t>
      </w:r>
      <w:r>
        <w:t xml:space="preserve"> more negatively by</w:t>
      </w:r>
      <w:r w:rsidRPr="00F20CED">
        <w:t xml:space="preserve"> grass competition</w:t>
      </w:r>
      <w:r>
        <w:t xml:space="preserve"> under drought than under watering. Compared with drought avoiders, w</w:t>
      </w:r>
      <w:r w:rsidRPr="00F20CED">
        <w:t xml:space="preserve">e </w:t>
      </w:r>
      <w:r>
        <w:t>expected</w:t>
      </w:r>
      <w:r w:rsidRPr="00F20CED">
        <w:t xml:space="preserve"> drought tolera</w:t>
      </w:r>
      <w:r>
        <w:t>tors to be affected less negatively by drought, less positively by watering, and more negatively by grass competition under watering than under drought.</w:t>
      </w:r>
    </w:p>
    <w:p w14:paraId="1DA89844" w14:textId="60E4EC00" w:rsidR="009F5CD1" w:rsidRDefault="000C6500" w:rsidP="006832C8">
      <w:pPr>
        <w:spacing w:line="480" w:lineRule="auto"/>
        <w:rPr>
          <w:b/>
        </w:rPr>
      </w:pPr>
      <w:r>
        <w:rPr>
          <w:b/>
        </w:rPr>
        <w:t>Materials and m</w:t>
      </w:r>
      <w:r w:rsidR="009F5CD1" w:rsidRPr="00912DE0">
        <w:rPr>
          <w:b/>
        </w:rPr>
        <w:t>ethods</w:t>
      </w:r>
    </w:p>
    <w:p w14:paraId="67E6319B" w14:textId="77777777" w:rsidR="009F5CD1" w:rsidRPr="00912DE0" w:rsidRDefault="009F5CD1" w:rsidP="00912DE0">
      <w:pPr>
        <w:spacing w:line="480" w:lineRule="auto"/>
        <w:rPr>
          <w:i/>
        </w:rPr>
      </w:pPr>
      <w:r w:rsidRPr="00912DE0">
        <w:rPr>
          <w:i/>
        </w:rPr>
        <w:t>Field Site</w:t>
      </w:r>
    </w:p>
    <w:p w14:paraId="0509FD66" w14:textId="53BFAB78" w:rsidR="002760B1" w:rsidRPr="00912DE0" w:rsidRDefault="002760B1" w:rsidP="00912DE0">
      <w:pPr>
        <w:spacing w:line="480" w:lineRule="auto"/>
        <w:ind w:firstLine="720"/>
      </w:pPr>
      <w:r w:rsidRPr="00912DE0">
        <w:lastRenderedPageBreak/>
        <w:t xml:space="preserve">This study took place in an annual-dominated grassland at </w:t>
      </w:r>
      <w:r w:rsidR="00072181">
        <w:t xml:space="preserve">the </w:t>
      </w:r>
      <w:r w:rsidRPr="00912DE0">
        <w:t>University of California McLaughlin Natural Reserve (</w:t>
      </w:r>
      <w:hyperlink r:id="rId14" w:history="1">
        <w:r w:rsidRPr="00912DE0">
          <w:rPr>
            <w:rStyle w:val="Hyperlink"/>
          </w:rPr>
          <w:t>https://naturalreserves.ucdavis.edu/mclaughlin-reserve</w:t>
        </w:r>
      </w:hyperlink>
      <w:r w:rsidRPr="00912DE0">
        <w:t>) in the Inner North Coast Range (N 38°52’, W 122°26’). The site has a Mediterranean cl</w:t>
      </w:r>
      <w:r w:rsidR="00072181">
        <w:t>imate with cool</w:t>
      </w:r>
      <w:r w:rsidR="00B4235D">
        <w:t>,</w:t>
      </w:r>
      <w:r w:rsidR="00072181">
        <w:t xml:space="preserve"> wet winters and dry</w:t>
      </w:r>
      <w:r w:rsidR="00B4235D">
        <w:t>,</w:t>
      </w:r>
      <w:r w:rsidR="00072181" w:rsidRPr="00F601DC">
        <w:t xml:space="preserve"> hot summers</w:t>
      </w:r>
      <w:r w:rsidR="00E9330A" w:rsidRPr="00F601DC">
        <w:t xml:space="preserve"> </w:t>
      </w:r>
      <w:r w:rsidR="00DE7EA5">
        <w:t xml:space="preserve">with </w:t>
      </w:r>
      <w:r w:rsidR="00B12253">
        <w:t>a</w:t>
      </w:r>
      <w:r w:rsidR="00EF714F">
        <w:t xml:space="preserve"> 30-yr</w:t>
      </w:r>
      <w:r w:rsidR="00B12253">
        <w:t xml:space="preserve"> average annual precipitation of 732 mm. </w:t>
      </w:r>
      <w:r w:rsidR="00C21480" w:rsidRPr="00F601DC">
        <w:t>Plant</w:t>
      </w:r>
      <w:r w:rsidR="00C21480" w:rsidRPr="00912DE0">
        <w:t xml:space="preserve"> biomass in this community is dominated by exotic </w:t>
      </w:r>
      <w:r w:rsidR="00072181">
        <w:t xml:space="preserve">(Eurasian) </w:t>
      </w:r>
      <w:r w:rsidR="00C21480" w:rsidRPr="00912DE0">
        <w:t>annual grasses with a smaller component of native and exotic annual forbs that germinate in the fall (Oct-Dec) shortly after rains begin, are present as seedlings during the winter (Dec-Feb), and flower in spring (Mar-May) with a few species flowering later in the summer (Jun-Sep).</w:t>
      </w:r>
      <w:r w:rsidR="00912DE0">
        <w:t xml:space="preserve"> </w:t>
      </w:r>
    </w:p>
    <w:p w14:paraId="6B4AEFB8" w14:textId="77777777" w:rsidR="009F5CD1" w:rsidRPr="00912DE0" w:rsidRDefault="009F5CD1" w:rsidP="00912DE0">
      <w:pPr>
        <w:spacing w:line="480" w:lineRule="auto"/>
        <w:rPr>
          <w:i/>
        </w:rPr>
      </w:pPr>
      <w:r w:rsidRPr="00912DE0">
        <w:rPr>
          <w:i/>
        </w:rPr>
        <w:t>Watering experiment</w:t>
      </w:r>
    </w:p>
    <w:p w14:paraId="5258254C" w14:textId="2CFAE6FA" w:rsidR="00483A0D" w:rsidRDefault="00AF0840" w:rsidP="009E286E">
      <w:pPr>
        <w:spacing w:line="480" w:lineRule="auto"/>
        <w:ind w:firstLine="720"/>
      </w:pPr>
      <w:r w:rsidRPr="00912DE0">
        <w:t xml:space="preserve">The experiment </w:t>
      </w:r>
      <w:r w:rsidR="00345D97">
        <w:t>was conducted</w:t>
      </w:r>
      <w:r w:rsidRPr="00912DE0">
        <w:t xml:space="preserve"> on a</w:t>
      </w:r>
      <w:r w:rsidR="00C21480" w:rsidRPr="00912DE0">
        <w:t xml:space="preserve"> </w:t>
      </w:r>
      <w:r w:rsidRPr="00912DE0">
        <w:t>hillside of the reserve with deep, serpentine-derived soils (high Mg, low Ca)</w:t>
      </w:r>
      <w:r w:rsidR="00882499">
        <w:t xml:space="preserve"> over the course of two growing seasons</w:t>
      </w:r>
      <w:r w:rsidR="00072181">
        <w:t xml:space="preserve">. </w:t>
      </w:r>
      <w:r w:rsidRPr="00912DE0">
        <w:t xml:space="preserve">In </w:t>
      </w:r>
      <w:r w:rsidR="00095941">
        <w:t>s</w:t>
      </w:r>
      <w:r w:rsidRPr="00912DE0">
        <w:t xml:space="preserve">pring 2015, </w:t>
      </w:r>
      <w:r w:rsidR="00EF714F">
        <w:t>1</w:t>
      </w:r>
      <w:r w:rsidRPr="00912DE0">
        <w:t xml:space="preserve">0 watered plots </w:t>
      </w:r>
      <w:r w:rsidR="00C21480" w:rsidRPr="00912DE0">
        <w:t xml:space="preserve">were established along </w:t>
      </w:r>
      <w:r w:rsidRPr="00912DE0">
        <w:t>three</w:t>
      </w:r>
      <w:r w:rsidR="00C21480" w:rsidRPr="00912DE0">
        <w:t xml:space="preserve"> watering lines emanating f</w:t>
      </w:r>
      <w:r w:rsidRPr="00912DE0">
        <w:t>rom a rainfall catchment system with each plot centered on a sprinkler that cast water over a 3-m radius (Mini Rotor Drip Emitters, Olson Irrigation</w:t>
      </w:r>
      <w:r w:rsidR="00D75C4A">
        <w:t>, Santee, CA, USA</w:t>
      </w:r>
      <w:r w:rsidRPr="00912DE0">
        <w:t xml:space="preserve">). </w:t>
      </w:r>
      <w:r w:rsidR="00483A0D">
        <w:t>From 1 Dec – 1 Mar 2016 and 2017</w:t>
      </w:r>
      <w:r w:rsidR="00483A0D" w:rsidRPr="0052283E">
        <w:t>, at the end of any week in which rainfall fell below its 30-year average for the week, sprinklers operated for enough hours to bring natural plus supplemental rainfall up to the 30-year weekly average. Natural rainfall was reported by the Knoxville Creek weather station of the Western Regional Climate Center (www.wrcc.dri.edu/cgi-bin/rawMAIN.pl?caCKNO), near the center of our study landscape</w:t>
      </w:r>
      <w:r w:rsidR="00483A0D">
        <w:t>.</w:t>
      </w:r>
      <w:r w:rsidR="00483A0D" w:rsidRPr="0052283E">
        <w:t xml:space="preserve"> </w:t>
      </w:r>
      <w:r w:rsidR="00483A0D">
        <w:t>S</w:t>
      </w:r>
      <w:r w:rsidR="00483A0D" w:rsidRPr="0052283E">
        <w:t>upplemental rainfall was estimated by hours of watering times the measured application rate of 25 mm h</w:t>
      </w:r>
      <w:r w:rsidR="00483A0D" w:rsidRPr="002E22DD">
        <w:rPr>
          <w:vertAlign w:val="superscript"/>
        </w:rPr>
        <w:t>-1</w:t>
      </w:r>
      <w:r w:rsidR="00483A0D" w:rsidRPr="0052283E">
        <w:t>.</w:t>
      </w:r>
    </w:p>
    <w:p w14:paraId="34DB527E" w14:textId="2663CBC2" w:rsidR="0052283E" w:rsidRDefault="00483A0D" w:rsidP="00483A0D">
      <w:pPr>
        <w:spacing w:line="480" w:lineRule="auto"/>
        <w:ind w:firstLine="720"/>
      </w:pPr>
      <w:r>
        <w:t>Also in spring 2015</w:t>
      </w:r>
      <w:r w:rsidR="00AF0840" w:rsidRPr="00912DE0">
        <w:t>, 10 sheltered plots were set up interspersed with watered plots</w:t>
      </w:r>
      <w:r w:rsidR="007B3C4B" w:rsidRPr="00912DE0">
        <w:t>. These 3 x 3 m drought shelters were constructed foll</w:t>
      </w:r>
      <w:r w:rsidR="00912DE0">
        <w:t xml:space="preserve">owing the design of </w:t>
      </w:r>
      <w:proofErr w:type="spellStart"/>
      <w:r w:rsidR="00912DE0">
        <w:t>DroughtNet</w:t>
      </w:r>
      <w:proofErr w:type="spellEnd"/>
      <w:r w:rsidR="00912DE0">
        <w:t xml:space="preserve"> </w:t>
      </w:r>
      <w:r w:rsidR="007B3C4B" w:rsidRPr="00912DE0">
        <w:t>(wp.natsci.colostate.edu/</w:t>
      </w:r>
      <w:proofErr w:type="spellStart"/>
      <w:r w:rsidR="007B3C4B" w:rsidRPr="00912DE0">
        <w:t>droughtnet</w:t>
      </w:r>
      <w:proofErr w:type="spellEnd"/>
      <w:r w:rsidR="007B3C4B" w:rsidRPr="00912DE0">
        <w:t xml:space="preserve">) except that the removable roofs intercepted 100% of rainfall. Roofs were placed on the shelters from approximately 1 December to 1 March 2016 and </w:t>
      </w:r>
      <w:r w:rsidR="007B3C4B" w:rsidRPr="00912DE0">
        <w:lastRenderedPageBreak/>
        <w:t>2017</w:t>
      </w:r>
      <w:r w:rsidR="00F601DC">
        <w:t xml:space="preserve"> to reduce winter rainfall</w:t>
      </w:r>
      <w:r w:rsidR="00B4235D">
        <w:t>, the period</w:t>
      </w:r>
      <w:r w:rsidR="00F601DC">
        <w:t xml:space="preserve"> when roughly 60% of annual precipitation occurs</w:t>
      </w:r>
      <w:r w:rsidR="007B3C4B" w:rsidRPr="00912DE0">
        <w:t>.</w:t>
      </w:r>
      <w:r>
        <w:t xml:space="preserve"> Natural r</w:t>
      </w:r>
      <w:r w:rsidRPr="00912DE0">
        <w:t xml:space="preserve">ainfall during the 2015-2016 </w:t>
      </w:r>
      <w:r>
        <w:t>year</w:t>
      </w:r>
      <w:r w:rsidRPr="00912DE0">
        <w:t xml:space="preserve"> was close to average at 701.26 mm while the 2016-2017 year was one the wettest years </w:t>
      </w:r>
      <w:r>
        <w:t>recorded in California</w:t>
      </w:r>
      <w:r w:rsidRPr="00912DE0">
        <w:t xml:space="preserve">, with rainfall at our site totaling 1297.87 mm. </w:t>
      </w:r>
      <w:r>
        <w:t xml:space="preserve">Shelters were not effective in this extremely high rainfall year, so we focus our analysis on drought effects in 2015-2016 and watering effects in both years. </w:t>
      </w:r>
      <w:r w:rsidR="00B4235D">
        <w:t>Ten c</w:t>
      </w:r>
      <w:r w:rsidR="007B3C4B" w:rsidRPr="00912DE0">
        <w:t xml:space="preserve">ontrol </w:t>
      </w:r>
      <w:r w:rsidR="001462ED">
        <w:t xml:space="preserve">plots </w:t>
      </w:r>
      <w:r w:rsidR="001F489B">
        <w:t xml:space="preserve">with ambient rainfall </w:t>
      </w:r>
      <w:r w:rsidR="007B3C4B" w:rsidRPr="00912DE0">
        <w:t>were</w:t>
      </w:r>
      <w:r w:rsidR="00B4235D">
        <w:t xml:space="preserve"> </w:t>
      </w:r>
      <w:r w:rsidR="007B3C4B" w:rsidRPr="00912DE0">
        <w:t>interspersed with treatment plot</w:t>
      </w:r>
      <w:r>
        <w:t>s and a</w:t>
      </w:r>
      <w:r w:rsidR="007B3C4B" w:rsidRPr="00912DE0">
        <w:t xml:space="preserve">ll plots were </w:t>
      </w:r>
      <w:r w:rsidR="00095941">
        <w:t>&gt;</w:t>
      </w:r>
      <w:r w:rsidR="00095941" w:rsidRPr="00912DE0">
        <w:t xml:space="preserve"> 4 </w:t>
      </w:r>
      <w:r w:rsidR="00095941">
        <w:t>m</w:t>
      </w:r>
      <w:r w:rsidR="00095941" w:rsidRPr="00912DE0">
        <w:t xml:space="preserve"> </w:t>
      </w:r>
      <w:r w:rsidR="007B3C4B" w:rsidRPr="00912DE0">
        <w:t xml:space="preserve"> from each other.</w:t>
      </w:r>
      <w:r w:rsidR="00912DE0">
        <w:t xml:space="preserve"> </w:t>
      </w:r>
    </w:p>
    <w:p w14:paraId="71D2A8B1" w14:textId="0B5A48F8" w:rsidR="008111FB" w:rsidRDefault="008111FB" w:rsidP="00AA754B">
      <w:pPr>
        <w:spacing w:line="480" w:lineRule="auto"/>
        <w:ind w:firstLine="720"/>
      </w:pPr>
      <w:r w:rsidRPr="00912DE0">
        <w:t xml:space="preserve">Nested within each plot we placed two 30 x 30 cm subplots in which to track native annual forb </w:t>
      </w:r>
      <w:r w:rsidR="004E473A">
        <w:t>vital</w:t>
      </w:r>
      <w:r w:rsidRPr="00912DE0">
        <w:t xml:space="preserve"> rates</w:t>
      </w:r>
      <w:r>
        <w:t xml:space="preserve"> with and without grass</w:t>
      </w:r>
      <w:r w:rsidR="00095941">
        <w:t xml:space="preserve"> removal</w:t>
      </w:r>
      <w:r w:rsidRPr="00912DE0">
        <w:t xml:space="preserve">. </w:t>
      </w:r>
      <w:r>
        <w:t xml:space="preserve">Throughout each growing season, one subplot in each plot was weeded </w:t>
      </w:r>
      <w:r w:rsidR="00483A0D">
        <w:t>monthly</w:t>
      </w:r>
      <w:r>
        <w:t xml:space="preserve"> </w:t>
      </w:r>
      <w:r w:rsidR="00095941">
        <w:t>of all</w:t>
      </w:r>
      <w:r>
        <w:t xml:space="preserve"> background species to estimate demographic rates</w:t>
      </w:r>
      <w:r w:rsidR="00463951">
        <w:t xml:space="preserve"> of forbs</w:t>
      </w:r>
      <w:r>
        <w:t xml:space="preserve"> in the absence of grasses (“no grass” treatment) and the second subplot was weeded </w:t>
      </w:r>
      <w:r w:rsidR="00483A0D">
        <w:t>monthly</w:t>
      </w:r>
      <w:r>
        <w:t xml:space="preserve"> to remove only background </w:t>
      </w:r>
      <w:proofErr w:type="spellStart"/>
      <w:r>
        <w:t>forb</w:t>
      </w:r>
      <w:proofErr w:type="spellEnd"/>
      <w:r>
        <w:t xml:space="preserve"> species, allowing the abundant grasses in the area to germinate and grow naturally (“grass” treatment). </w:t>
      </w:r>
      <w:r w:rsidR="00095941">
        <w:t>Dominant e</w:t>
      </w:r>
      <w:r>
        <w:t xml:space="preserve">xotic grasses in our study site included </w:t>
      </w:r>
      <w:proofErr w:type="spellStart"/>
      <w:r w:rsidRPr="002D4BAE">
        <w:rPr>
          <w:i/>
        </w:rPr>
        <w:t>Avena</w:t>
      </w:r>
      <w:proofErr w:type="spellEnd"/>
      <w:r w:rsidRPr="002D4BAE">
        <w:rPr>
          <w:i/>
        </w:rPr>
        <w:t xml:space="preserve"> </w:t>
      </w:r>
      <w:proofErr w:type="spellStart"/>
      <w:r w:rsidRPr="002D4BAE">
        <w:rPr>
          <w:i/>
        </w:rPr>
        <w:t>fatua</w:t>
      </w:r>
      <w:proofErr w:type="spellEnd"/>
      <w:r>
        <w:t xml:space="preserve">, </w:t>
      </w:r>
      <w:r w:rsidRPr="002D4BAE">
        <w:rPr>
          <w:i/>
        </w:rPr>
        <w:t xml:space="preserve">Festuca </w:t>
      </w:r>
      <w:proofErr w:type="spellStart"/>
      <w:r w:rsidRPr="002D4BAE">
        <w:rPr>
          <w:i/>
        </w:rPr>
        <w:t>perennis</w:t>
      </w:r>
      <w:proofErr w:type="spellEnd"/>
      <w:r w:rsidR="007C5F9F">
        <w:t>,</w:t>
      </w:r>
      <w:r>
        <w:t xml:space="preserve"> </w:t>
      </w:r>
      <w:proofErr w:type="spellStart"/>
      <w:r>
        <w:rPr>
          <w:i/>
        </w:rPr>
        <w:t>Bromus</w:t>
      </w:r>
      <w:proofErr w:type="spellEnd"/>
      <w:r>
        <w:rPr>
          <w:i/>
        </w:rPr>
        <w:t xml:space="preserve"> </w:t>
      </w:r>
      <w:proofErr w:type="spellStart"/>
      <w:r>
        <w:rPr>
          <w:i/>
        </w:rPr>
        <w:t>hordeaceus</w:t>
      </w:r>
      <w:proofErr w:type="spellEnd"/>
      <w:r>
        <w:t xml:space="preserve">, </w:t>
      </w:r>
      <w:r w:rsidR="007C5F9F">
        <w:t xml:space="preserve">and </w:t>
      </w:r>
      <w:proofErr w:type="spellStart"/>
      <w:r w:rsidRPr="002D4BAE">
        <w:rPr>
          <w:i/>
        </w:rPr>
        <w:t>Elymus</w:t>
      </w:r>
      <w:proofErr w:type="spellEnd"/>
      <w:r w:rsidRPr="002D4BAE">
        <w:rPr>
          <w:i/>
        </w:rPr>
        <w:t xml:space="preserve"> caput-medusae</w:t>
      </w:r>
      <w:r>
        <w:t>.</w:t>
      </w:r>
    </w:p>
    <w:p w14:paraId="399E7F98" w14:textId="77777777" w:rsidR="007B3C4B" w:rsidRPr="00912DE0" w:rsidRDefault="007B3C4B" w:rsidP="00912DE0">
      <w:pPr>
        <w:spacing w:line="480" w:lineRule="auto"/>
        <w:rPr>
          <w:i/>
        </w:rPr>
      </w:pPr>
      <w:r w:rsidRPr="00912DE0">
        <w:rPr>
          <w:i/>
        </w:rPr>
        <w:t xml:space="preserve">Demographic data collection </w:t>
      </w:r>
    </w:p>
    <w:p w14:paraId="26D8A8FA" w14:textId="0C5F0CDA" w:rsidR="00602EF0" w:rsidRDefault="00C359A0" w:rsidP="00602EF0">
      <w:pPr>
        <w:spacing w:line="480" w:lineRule="auto"/>
        <w:ind w:firstLine="720"/>
      </w:pPr>
      <w:r w:rsidRPr="00912DE0">
        <w:t xml:space="preserve">Six common native forbs were chosen </w:t>
      </w:r>
      <w:r w:rsidR="004E473A">
        <w:t xml:space="preserve">based on seed availability and </w:t>
      </w:r>
      <w:r w:rsidR="00EF714F">
        <w:t>SLA (Table 1)</w:t>
      </w:r>
      <w:r w:rsidRPr="00912DE0">
        <w:t xml:space="preserve">. </w:t>
      </w:r>
      <w:r w:rsidR="00062849" w:rsidRPr="00912DE0">
        <w:t xml:space="preserve">In the fall of 2015 and 2016, just before the first significant rainfall event, </w:t>
      </w:r>
      <w:r w:rsidR="00602EF0" w:rsidRPr="00912DE0">
        <w:t xml:space="preserve">aboveground vegetation from both subplots was clipped </w:t>
      </w:r>
      <w:r w:rsidR="00602EF0">
        <w:t xml:space="preserve">and </w:t>
      </w:r>
      <w:r w:rsidR="00FA3AF0" w:rsidRPr="00912DE0">
        <w:t xml:space="preserve">50 - </w:t>
      </w:r>
      <w:r w:rsidR="00062849" w:rsidRPr="00912DE0">
        <w:t>100 seeds of each species</w:t>
      </w:r>
      <w:r w:rsidR="00EF714F">
        <w:t xml:space="preserve"> </w:t>
      </w:r>
      <w:r w:rsidR="00062849" w:rsidRPr="00912DE0">
        <w:t xml:space="preserve">were </w:t>
      </w:r>
      <w:r w:rsidR="00095941">
        <w:t>sown</w:t>
      </w:r>
      <w:r w:rsidR="00095941" w:rsidRPr="00912DE0">
        <w:t xml:space="preserve"> </w:t>
      </w:r>
      <w:r w:rsidR="00062849" w:rsidRPr="00912DE0">
        <w:t xml:space="preserve">into each </w:t>
      </w:r>
      <w:r w:rsidR="007C5F9F">
        <w:t>sub</w:t>
      </w:r>
      <w:r w:rsidR="00062849" w:rsidRPr="00912DE0">
        <w:t>plot.</w:t>
      </w:r>
      <w:r w:rsidR="00A25487" w:rsidRPr="00912DE0">
        <w:t xml:space="preserve"> For t</w:t>
      </w:r>
      <w:r w:rsidR="00D52438" w:rsidRPr="00912DE0">
        <w:t>he 2015-2016 year</w:t>
      </w:r>
      <w:r w:rsidR="00463951">
        <w:t>,</w:t>
      </w:r>
      <w:r w:rsidR="00D52438" w:rsidRPr="00912DE0">
        <w:t xml:space="preserve"> </w:t>
      </w:r>
      <w:r w:rsidR="007C5F9F">
        <w:t>species</w:t>
      </w:r>
      <w:r w:rsidR="00D52438" w:rsidRPr="00912DE0">
        <w:t xml:space="preserve"> included</w:t>
      </w:r>
      <w:r w:rsidR="00A25487" w:rsidRPr="00912DE0">
        <w:t xml:space="preserve"> </w:t>
      </w:r>
      <w:proofErr w:type="spellStart"/>
      <w:r w:rsidR="00A25487" w:rsidRPr="00912DE0">
        <w:rPr>
          <w:i/>
        </w:rPr>
        <w:t>Agoseris</w:t>
      </w:r>
      <w:proofErr w:type="spellEnd"/>
      <w:r w:rsidR="00A25487" w:rsidRPr="00912DE0">
        <w:rPr>
          <w:i/>
        </w:rPr>
        <w:t xml:space="preserve"> </w:t>
      </w:r>
      <w:proofErr w:type="spellStart"/>
      <w:r w:rsidR="00A25487" w:rsidRPr="00912DE0">
        <w:rPr>
          <w:i/>
        </w:rPr>
        <w:t>hererophylla</w:t>
      </w:r>
      <w:proofErr w:type="spellEnd"/>
      <w:r w:rsidR="00A25487" w:rsidRPr="00912DE0">
        <w:t xml:space="preserve">, </w:t>
      </w:r>
      <w:r w:rsidR="00A25487" w:rsidRPr="00912DE0">
        <w:rPr>
          <w:i/>
        </w:rPr>
        <w:t xml:space="preserve">Clarkia </w:t>
      </w:r>
      <w:proofErr w:type="spellStart"/>
      <w:r w:rsidR="00A25487" w:rsidRPr="00912DE0">
        <w:rPr>
          <w:i/>
        </w:rPr>
        <w:t>purpurea</w:t>
      </w:r>
      <w:proofErr w:type="spellEnd"/>
      <w:r w:rsidR="00A25487" w:rsidRPr="00912DE0">
        <w:t xml:space="preserve">, </w:t>
      </w:r>
      <w:proofErr w:type="spellStart"/>
      <w:r w:rsidR="00A25487" w:rsidRPr="00912DE0">
        <w:rPr>
          <w:i/>
        </w:rPr>
        <w:t>Lasthenia</w:t>
      </w:r>
      <w:proofErr w:type="spellEnd"/>
      <w:r w:rsidR="00A25487" w:rsidRPr="00912DE0">
        <w:rPr>
          <w:i/>
        </w:rPr>
        <w:t xml:space="preserve"> </w:t>
      </w:r>
      <w:proofErr w:type="spellStart"/>
      <w:r w:rsidR="00A25487" w:rsidRPr="00912DE0">
        <w:rPr>
          <w:i/>
        </w:rPr>
        <w:t>californica</w:t>
      </w:r>
      <w:proofErr w:type="spellEnd"/>
      <w:r w:rsidR="00A25487" w:rsidRPr="00912DE0">
        <w:t xml:space="preserve">, </w:t>
      </w:r>
      <w:proofErr w:type="spellStart"/>
      <w:r w:rsidR="00A25487" w:rsidRPr="00912DE0">
        <w:rPr>
          <w:i/>
        </w:rPr>
        <w:t>Plantago</w:t>
      </w:r>
      <w:proofErr w:type="spellEnd"/>
      <w:r w:rsidR="00A25487" w:rsidRPr="00912DE0">
        <w:rPr>
          <w:i/>
        </w:rPr>
        <w:t xml:space="preserve"> </w:t>
      </w:r>
      <w:proofErr w:type="spellStart"/>
      <w:r w:rsidR="00A25487" w:rsidRPr="00912DE0">
        <w:rPr>
          <w:i/>
        </w:rPr>
        <w:t>erecta</w:t>
      </w:r>
      <w:proofErr w:type="spellEnd"/>
      <w:r w:rsidR="00A25487" w:rsidRPr="00912DE0">
        <w:t xml:space="preserve">, and </w:t>
      </w:r>
      <w:proofErr w:type="spellStart"/>
      <w:r w:rsidR="00A25487" w:rsidRPr="00912DE0">
        <w:rPr>
          <w:i/>
        </w:rPr>
        <w:t>Hemizonia</w:t>
      </w:r>
      <w:proofErr w:type="spellEnd"/>
      <w:r w:rsidR="00A25487" w:rsidRPr="00912DE0">
        <w:rPr>
          <w:i/>
        </w:rPr>
        <w:t xml:space="preserve"> </w:t>
      </w:r>
      <w:proofErr w:type="spellStart"/>
      <w:r w:rsidR="00A25487" w:rsidRPr="00912DE0">
        <w:rPr>
          <w:i/>
        </w:rPr>
        <w:t>congesta</w:t>
      </w:r>
      <w:proofErr w:type="spellEnd"/>
      <w:r w:rsidR="00A25487" w:rsidRPr="00912DE0">
        <w:t>.</w:t>
      </w:r>
      <w:r w:rsidR="00FA3AF0" w:rsidRPr="00912DE0">
        <w:t xml:space="preserve"> During the 2016-2017 year, we added a sixth species, </w:t>
      </w:r>
      <w:proofErr w:type="spellStart"/>
      <w:r w:rsidR="00FA3AF0" w:rsidRPr="00912DE0">
        <w:rPr>
          <w:i/>
        </w:rPr>
        <w:t>Calycadenia</w:t>
      </w:r>
      <w:proofErr w:type="spellEnd"/>
      <w:r w:rsidR="00FA3AF0" w:rsidRPr="00912DE0">
        <w:rPr>
          <w:i/>
        </w:rPr>
        <w:t xml:space="preserve"> </w:t>
      </w:r>
      <w:proofErr w:type="spellStart"/>
      <w:r w:rsidR="00FA3AF0" w:rsidRPr="00912DE0">
        <w:rPr>
          <w:i/>
        </w:rPr>
        <w:t>pauciflora</w:t>
      </w:r>
      <w:proofErr w:type="spellEnd"/>
      <w:r w:rsidR="00FA3AF0" w:rsidRPr="00912DE0">
        <w:t xml:space="preserve">. </w:t>
      </w:r>
    </w:p>
    <w:p w14:paraId="410A5CEB" w14:textId="27D00113" w:rsidR="007C5F9F" w:rsidRPr="00E77BCC" w:rsidRDefault="00F44694" w:rsidP="00602EF0">
      <w:pPr>
        <w:spacing w:line="480" w:lineRule="auto"/>
        <w:ind w:firstLine="720"/>
      </w:pPr>
      <w:r>
        <w:t>We counted number of</w:t>
      </w:r>
      <w:r w:rsidR="00D52438" w:rsidRPr="00912DE0">
        <w:t xml:space="preserve"> </w:t>
      </w:r>
      <w:proofErr w:type="spellStart"/>
      <w:r>
        <w:t>germinants</w:t>
      </w:r>
      <w:proofErr w:type="spellEnd"/>
      <w:r>
        <w:t xml:space="preserve"> </w:t>
      </w:r>
      <w:r w:rsidR="00D52438" w:rsidRPr="00912DE0">
        <w:t xml:space="preserve">before thinning </w:t>
      </w:r>
      <w:r w:rsidR="00602EF0">
        <w:t>all</w:t>
      </w:r>
      <w:r w:rsidR="00602EF0" w:rsidRPr="00912DE0">
        <w:t xml:space="preserve"> </w:t>
      </w:r>
      <w:r w:rsidR="007A7FAB">
        <w:t>sub</w:t>
      </w:r>
      <w:r w:rsidR="00D52438" w:rsidRPr="00912DE0">
        <w:t>plot</w:t>
      </w:r>
      <w:r w:rsidR="00602EF0">
        <w:t>s</w:t>
      </w:r>
      <w:r w:rsidR="00D52438" w:rsidRPr="00912DE0">
        <w:t xml:space="preserve"> to </w:t>
      </w:r>
      <w:r w:rsidR="00095941">
        <w:sym w:font="Symbol" w:char="F0A3"/>
      </w:r>
      <w:r w:rsidR="00095941">
        <w:t xml:space="preserve"> </w:t>
      </w:r>
      <w:r w:rsidR="00D52438" w:rsidRPr="00912DE0">
        <w:t>20 individuals per species</w:t>
      </w:r>
      <w:r w:rsidR="00602EF0">
        <w:t xml:space="preserve">, each marked with a toothpick. </w:t>
      </w:r>
      <w:r w:rsidR="00D52438" w:rsidRPr="00912DE0">
        <w:t xml:space="preserve">Throughout the growing season, plots were visited 1-2 times a month and monitored for </w:t>
      </w:r>
      <w:r w:rsidR="007C5F9F">
        <w:t xml:space="preserve">further </w:t>
      </w:r>
      <w:r w:rsidR="00D52438" w:rsidRPr="00912DE0">
        <w:t xml:space="preserve">germination and mortality. </w:t>
      </w:r>
    </w:p>
    <w:p w14:paraId="459B73C5" w14:textId="782ACF4B" w:rsidR="00912DE0" w:rsidRDefault="00EE4299" w:rsidP="00EE4299">
      <w:pPr>
        <w:spacing w:line="480" w:lineRule="auto"/>
        <w:ind w:firstLine="720"/>
      </w:pPr>
      <w:r>
        <w:lastRenderedPageBreak/>
        <w:t xml:space="preserve">To estimate seed set, </w:t>
      </w:r>
      <w:r w:rsidRPr="00912DE0">
        <w:t xml:space="preserve">flowers </w:t>
      </w:r>
      <w:r>
        <w:t>were counted</w:t>
      </w:r>
      <w:r w:rsidRPr="00912DE0">
        <w:t xml:space="preserve"> on </w:t>
      </w:r>
      <w:r>
        <w:t>1-</w:t>
      </w:r>
      <w:r w:rsidRPr="00912DE0">
        <w:t xml:space="preserve">5 individuals per species </w:t>
      </w:r>
      <w:r>
        <w:t>and</w:t>
      </w:r>
      <w:r w:rsidRPr="00912DE0">
        <w:t xml:space="preserve"> </w:t>
      </w:r>
      <w:r>
        <w:t xml:space="preserve">seeds were counted on </w:t>
      </w:r>
      <w:r w:rsidRPr="00B14301">
        <w:t>1-30</w:t>
      </w:r>
      <w:r w:rsidRPr="00912DE0">
        <w:t xml:space="preserve"> flowers per species</w:t>
      </w:r>
      <w:r>
        <w:t xml:space="preserve"> in each subplot; these means were multiplied to obtain a subplot-level estimate of seeds per individual</w:t>
      </w:r>
      <w:r w:rsidRPr="00912DE0">
        <w:t xml:space="preserve">. </w:t>
      </w:r>
    </w:p>
    <w:p w14:paraId="77B52295" w14:textId="322AD1FC" w:rsidR="00FA3AF0" w:rsidRPr="00912DE0" w:rsidRDefault="00EE4299" w:rsidP="001C1C93">
      <w:pPr>
        <w:spacing w:line="480" w:lineRule="auto"/>
        <w:ind w:firstLine="720"/>
      </w:pPr>
      <w:r>
        <w:t>T</w:t>
      </w:r>
      <w:r w:rsidR="007C5F9F">
        <w:t>o measure b</w:t>
      </w:r>
      <w:r w:rsidR="00BC7B09" w:rsidRPr="00912DE0">
        <w:t xml:space="preserve">elowground seed survival </w:t>
      </w:r>
      <w:r w:rsidR="007C5F9F">
        <w:t>we</w:t>
      </w:r>
      <w:r>
        <w:t xml:space="preserve"> </w:t>
      </w:r>
      <w:r w:rsidR="00602EF0">
        <w:t xml:space="preserve">buried </w:t>
      </w:r>
      <w:r w:rsidR="00F44694">
        <w:t xml:space="preserve">one </w:t>
      </w:r>
      <w:r w:rsidR="007C5F9F">
        <w:t>mesh bag</w:t>
      </w:r>
      <w:r>
        <w:t xml:space="preserve"> per species</w:t>
      </w:r>
      <w:r w:rsidR="007C5F9F">
        <w:t>,</w:t>
      </w:r>
      <w:r>
        <w:t xml:space="preserve"> </w:t>
      </w:r>
      <w:r w:rsidR="007C5F9F">
        <w:t>filled with 50-100 seed</w:t>
      </w:r>
      <w:r w:rsidR="009977E8">
        <w:t>s</w:t>
      </w:r>
      <w:r w:rsidR="00CD161A">
        <w:t xml:space="preserve"> </w:t>
      </w:r>
      <w:r w:rsidR="00602EF0">
        <w:t xml:space="preserve">mixed with </w:t>
      </w:r>
      <w:r w:rsidR="007C5F9F">
        <w:t>sand</w:t>
      </w:r>
      <w:r w:rsidR="00602EF0">
        <w:t>,</w:t>
      </w:r>
      <w:r w:rsidR="007C5F9F">
        <w:t xml:space="preserve"> </w:t>
      </w:r>
      <w:r w:rsidR="00BC7B09" w:rsidRPr="00912DE0">
        <w:t xml:space="preserve">5-10 cm belowground in each plot </w:t>
      </w:r>
      <w:r w:rsidR="007C5F9F">
        <w:t xml:space="preserve">prior to </w:t>
      </w:r>
      <w:r w:rsidR="00CD161A">
        <w:t>the onset of fall rains</w:t>
      </w:r>
      <w:r w:rsidR="00602EF0">
        <w:t>. We dug up the bags the following summer</w:t>
      </w:r>
      <w:r w:rsidR="00A5582D">
        <w:t xml:space="preserve"> </w:t>
      </w:r>
      <w:r w:rsidR="00602EF0">
        <w:t xml:space="preserve">and counted the </w:t>
      </w:r>
      <w:r w:rsidR="00BC7B09" w:rsidRPr="00912DE0">
        <w:t xml:space="preserve">number of viable seeds by inspecting embryos under a dissecting scope. </w:t>
      </w:r>
      <w:r w:rsidR="00FA3AF0" w:rsidRPr="00912DE0">
        <w:t>Seed</w:t>
      </w:r>
      <w:r w:rsidR="00A5582D">
        <w:t>s</w:t>
      </w:r>
      <w:r w:rsidR="00FA3AF0" w:rsidRPr="00912DE0">
        <w:t xml:space="preserve"> </w:t>
      </w:r>
      <w:r w:rsidR="00A5582D">
        <w:t>were</w:t>
      </w:r>
      <w:r w:rsidR="00FA3AF0" w:rsidRPr="00912DE0">
        <w:t xml:space="preserve"> tested for viability in a growth chamber to adjust </w:t>
      </w:r>
      <w:r w:rsidR="001F489B">
        <w:t xml:space="preserve">number of viable seeds </w:t>
      </w:r>
      <w:r w:rsidR="00870265">
        <w:t xml:space="preserve">in </w:t>
      </w:r>
      <w:r w:rsidR="00A5582D">
        <w:t xml:space="preserve">our estimates of </w:t>
      </w:r>
      <w:r w:rsidR="00FA3AF0" w:rsidRPr="00912DE0">
        <w:t xml:space="preserve">germination </w:t>
      </w:r>
      <w:r w:rsidR="00730B34">
        <w:t>rates,</w:t>
      </w:r>
      <w:r w:rsidR="00FA3AF0" w:rsidRPr="00912DE0">
        <w:t xml:space="preserve"> seed set</w:t>
      </w:r>
      <w:r w:rsidR="00730B34">
        <w:t>, and belowground seed survival</w:t>
      </w:r>
      <w:r w:rsidR="00FA3AF0" w:rsidRPr="00912DE0">
        <w:t>.</w:t>
      </w:r>
      <w:r w:rsidR="00345D97">
        <w:t xml:space="preserve"> </w:t>
      </w:r>
    </w:p>
    <w:p w14:paraId="7AFC9C0C" w14:textId="0904D7F7" w:rsidR="009F5CD1" w:rsidRPr="00912DE0" w:rsidRDefault="00A5582D" w:rsidP="00912DE0">
      <w:pPr>
        <w:spacing w:line="480" w:lineRule="auto"/>
        <w:rPr>
          <w:i/>
        </w:rPr>
      </w:pPr>
      <w:r>
        <w:rPr>
          <w:i/>
        </w:rPr>
        <w:t>Functional Strategy</w:t>
      </w:r>
      <w:r w:rsidRPr="00912DE0">
        <w:rPr>
          <w:i/>
        </w:rPr>
        <w:t xml:space="preserve"> </w:t>
      </w:r>
      <w:r w:rsidR="009F5CD1" w:rsidRPr="00912DE0">
        <w:rPr>
          <w:i/>
        </w:rPr>
        <w:t>Measurement</w:t>
      </w:r>
    </w:p>
    <w:p w14:paraId="40284927" w14:textId="404FB7BB" w:rsidR="00777DDB" w:rsidRDefault="007A7FAB" w:rsidP="001C7FFD">
      <w:pPr>
        <w:spacing w:line="480" w:lineRule="auto"/>
        <w:ind w:firstLine="720"/>
      </w:pPr>
      <w:r>
        <w:t xml:space="preserve">To </w:t>
      </w:r>
      <w:r w:rsidR="00A5582D">
        <w:t>characterize</w:t>
      </w:r>
      <w:r>
        <w:t xml:space="preserve"> the drought strategies of our species we measured</w:t>
      </w:r>
      <w:r w:rsidR="00024A06">
        <w:t xml:space="preserve"> relative growth rate </w:t>
      </w:r>
      <w:r w:rsidR="00A5582D">
        <w:t xml:space="preserve">(RGR) </w:t>
      </w:r>
      <w:r w:rsidR="00024A06">
        <w:t>and water use efficiency</w:t>
      </w:r>
      <w:r w:rsidR="00A5582D">
        <w:t xml:space="preserve"> (WUE)</w:t>
      </w:r>
      <w:r w:rsidR="00024A06">
        <w:t>, two</w:t>
      </w:r>
      <w:r w:rsidR="00A5582D">
        <w:t>, two key performance measures that are correlated with widely studied morphological traits (</w:t>
      </w:r>
      <w:r w:rsidR="00024A06">
        <w:t>SLA, seed size</w:t>
      </w:r>
      <w:r w:rsidR="009A12BB">
        <w:t>, and specific root length</w:t>
      </w:r>
      <w:r w:rsidR="00A5582D">
        <w:t>) and</w:t>
      </w:r>
      <w:r w:rsidR="009A12BB">
        <w:t xml:space="preserve"> </w:t>
      </w:r>
      <w:r w:rsidR="00A5582D">
        <w:t xml:space="preserve">that have been </w:t>
      </w:r>
      <w:r w:rsidR="00024A06">
        <w:t>strongly linked to demographic rate changes</w:t>
      </w:r>
      <w:r w:rsidR="00752164">
        <w:t xml:space="preserve"> in other annual systems</w:t>
      </w:r>
      <w:r w:rsidR="00024A06">
        <w:t xml:space="preserve"> </w:t>
      </w:r>
      <w:r w:rsidR="00024A06" w:rsidRPr="001C597B">
        <w:t>(</w:t>
      </w:r>
      <w:proofErr w:type="spellStart"/>
      <w:r w:rsidR="00024A06" w:rsidRPr="001C597B">
        <w:t>Huxman</w:t>
      </w:r>
      <w:proofErr w:type="spellEnd"/>
      <w:r w:rsidR="00024A06" w:rsidRPr="001C597B">
        <w:t xml:space="preserve">, Kimball, </w:t>
      </w:r>
      <w:proofErr w:type="spellStart"/>
      <w:r w:rsidR="00024A06" w:rsidRPr="001C597B">
        <w:t>Angert</w:t>
      </w:r>
      <w:proofErr w:type="spellEnd"/>
      <w:r w:rsidR="00024A06" w:rsidRPr="001C597B">
        <w:t xml:space="preserve"> papers </w:t>
      </w:r>
      <w:proofErr w:type="spellStart"/>
      <w:r w:rsidR="00024A06" w:rsidRPr="001C597B">
        <w:t>etc</w:t>
      </w:r>
      <w:proofErr w:type="spellEnd"/>
      <w:r w:rsidR="00024A06" w:rsidRPr="001C597B">
        <w:t>).</w:t>
      </w:r>
      <w:r w:rsidR="00024A06">
        <w:t xml:space="preserve"> </w:t>
      </w:r>
      <w:r w:rsidR="00752164">
        <w:t xml:space="preserve">To quantify </w:t>
      </w:r>
      <w:r w:rsidR="00A5582D">
        <w:t>RGR</w:t>
      </w:r>
      <w:r w:rsidR="00752164">
        <w:t>, we monitored total leaf area accumulation over</w:t>
      </w:r>
      <w:r w:rsidR="00A5582D">
        <w:t xml:space="preserve"> the 2016-2017 growing season</w:t>
      </w:r>
      <w:r w:rsidR="00752164">
        <w:t xml:space="preserve">. </w:t>
      </w:r>
      <w:r w:rsidR="00A5582D">
        <w:t>T</w:t>
      </w:r>
      <w:r w:rsidR="00CA4106" w:rsidRPr="000B656C">
        <w:t>wo individuals per species were tagged in control plots just after germination</w:t>
      </w:r>
      <w:r w:rsidR="00A5582D">
        <w:t>. Leaves were counted monthly,</w:t>
      </w:r>
      <w:r w:rsidR="007B55E6" w:rsidRPr="000B656C">
        <w:t xml:space="preserve"> </w:t>
      </w:r>
      <w:r w:rsidR="00A5582D">
        <w:t>their sizes were recorded</w:t>
      </w:r>
      <w:r w:rsidR="00A5582D" w:rsidRPr="000B656C">
        <w:t xml:space="preserve"> </w:t>
      </w:r>
      <w:r w:rsidR="007B55E6" w:rsidRPr="000B656C">
        <w:t>as small, average, or large</w:t>
      </w:r>
      <w:r w:rsidR="00A5582D">
        <w:t>,</w:t>
      </w:r>
      <w:r w:rsidR="002605E1">
        <w:t xml:space="preserve"> and the length and width of a leaf representative of each size class was measured</w:t>
      </w:r>
      <w:r w:rsidR="007B55E6" w:rsidRPr="000B656C">
        <w:t xml:space="preserve">. </w:t>
      </w:r>
      <w:r w:rsidR="002605E1">
        <w:t xml:space="preserve">From this we calculated total leaf area and </w:t>
      </w:r>
      <w:r w:rsidR="00A5582D">
        <w:t xml:space="preserve">parameterized standard models describing </w:t>
      </w:r>
      <w:r w:rsidR="000B656C">
        <w:t xml:space="preserve">leaf area accumulation over time </w:t>
      </w:r>
      <w:r w:rsidR="001C7FFD">
        <w:t>(</w:t>
      </w:r>
      <w:r w:rsidR="000B656C">
        <w:t xml:space="preserve">Paine et al. </w:t>
      </w:r>
      <w:r w:rsidR="00CB0F46">
        <w:fldChar w:fldCharType="begin"/>
      </w:r>
      <w:r w:rsidR="00CB0F46">
        <w:instrText xml:space="preserve"> ADDIN ZOTERO_ITEM CSL_CITATION {"citationID":"itqrvVLY","properties":{"formattedCitation":"(2012)","plainCitation":"(2012)","noteIndex":0},"citationItems":[{"id":290,"uris":["http://zotero.org/users/1207110/items/D8RJM8LF"],"uri":["http://zotero.org/users/1207110/items/D8RJM8LF"],"itemData":{"id":290,"type":"article-journal","title":"How to fit nonlinear plant growth models and calculate growth rates: an update for ecologists","container-title":"Methods in Ecology and Evolution","page":"245-256","volume":"3","abstract":"1. Plant growth is a fundamental ecological process, integrating across scales from physiology to community dynamics and ecosystem properties. Recent improvements in plant growth modelling have allowed deeper understanding and more accurate predictions for a wide range of ecological issues, including competition among plants, plant–herbivore interactions and ecosystem functioning. 2. One challenge in modelling plant growth is that, for a variety of reasons, relative growth rate (RGR) almost universally decreases with increasing size, although traditional calculations assume that RGR is constant. Nonlinear growth models are flexible enough to account for varying growth rates. 3. We demonstrate a variety of nonlinear models that are appropriate for modelling plant growth and, for each, show how to calculate function-derived growth rates, which allow unbiased comparisons among species at a common time or size. We show how to propagate uncertainty in estimated parameters to express uncertainty in growth rates. Fitting nonlinear models can be challenging, so we present extensive worked examples and practical recommendations, all implemented in R. 4. The use of nonlinear models coupled with function-derived growth rates can facilitate the testing of novel hypotheses in population and community ecology. For example, the use of such techniques has allowed better understanding of the components of RGR, the costs of rapid growth and the linkage between host and parasite growth rates. We hope this contribution will demystify nonlinear modelling and persuade more ecologists to use these techniques.","DOI":"10.1111/j.2041-210X.2011.00155.x","ISSN":"2041-210X","author":[{"family":"Paine","given":"C. E. Timothy"},{"family":"Marthews","given":"Toby R."},{"family":"Vogt","given":"Deborah R."},{"family":"Purves","given":"Drew"},{"family":"Rees","given":"Mark"},{"family":"Hector","given":"Andy"},{"family":"Turnbull","given":"Lindsay A."}],"issued":{"date-parts":[["2012"]]}},"suppress-author":true}],"schema":"https://github.com/citation-style-language/schema/raw/master/csl-citation.json"} </w:instrText>
      </w:r>
      <w:r w:rsidR="00CB0F46">
        <w:fldChar w:fldCharType="separate"/>
      </w:r>
      <w:r w:rsidR="00CB0F46">
        <w:rPr>
          <w:noProof/>
        </w:rPr>
        <w:t>2012)</w:t>
      </w:r>
      <w:r w:rsidR="00CB0F46">
        <w:fldChar w:fldCharType="end"/>
      </w:r>
      <w:r w:rsidR="000B656C">
        <w:t>.</w:t>
      </w:r>
      <w:r w:rsidR="009977E8">
        <w:t xml:space="preserve"> </w:t>
      </w:r>
      <w:r w:rsidR="001C7FFD">
        <w:t>To quantify WUE we used l</w:t>
      </w:r>
      <w:r w:rsidR="00D84874">
        <w:t xml:space="preserve">eaf carbon isotope discrimination </w:t>
      </w:r>
      <w:r w:rsidR="004A5CF3">
        <w:fldChar w:fldCharType="begin"/>
      </w:r>
      <w:r w:rsidR="00BE118C">
        <w:instrText xml:space="preserve"> ADDIN ZOTERO_ITEM CSL_CITATION {"citationID":"j1oullnS","properties":{"formattedCitation":"(Dawson {\\i{}et al.} 2002)","plainCitation":"(Dawson et al. 2002)","noteIndex":0},"citationItems":[{"id":2904,"uris":["http://zotero.org/users/1207110/items/7DXI2BYV"],"uri":["http://zotero.org/users/1207110/items/7DXI2BYV"],"itemData":{"id":2904,"type":"article-journal","title":"Stable Isotopes in Plant Ecology","container-title":"Annual Review of Ecology and Systematics","page":"507-559","volume":"33","issue":"1","source":"Annual Reviews","abstract":"The use of stable isotope techniques in plant ecological research has grown steadily during the past two decades. This trend will continue as investigators realize that stable isotopes can serve as valuable nonradioactive tracers and nondestructive integrators of how plants today and in the past have interacted with and responded to their abiotic and biotic environments. At the center of nearly all plant ecological research which has made use of stable isotope methods are the notions of interactions and the resources that mediate or influence them. Our review, therefore, highlights recent advances in plant ecology that have embraced these notions, particularly at different spatial and temporal scales. Specifically, we review how isotope measurements associated with the critical plant resources carbon, water, and nitrogen have helped deepen our understanding of plant-resource acquisition, plant interactions with other organisms, and the role of plants in ecosystem studies. Where possible we also introduce how stable isotope information has provided insights into plant ecological research being done in a paleontological context. Progress in our understanding of plants in natural environments has shown that the future of plant ecological research will continue to see some of its greatest advances when stable isotope methods are applied.","DOI":"10.1146/annurev.ecolsys.33.020602.095451","author":[{"family":"Dawson","given":"Todd E."},{"family":"Mambelli","given":"Stefania"},{"family":"Plamboeck","given":"Agneta H."},{"family":"Templer","given":"Pamela H."},{"family":"Tu","given":"Kevin P."}],"issued":{"date-parts":[["2002"]]}}}],"schema":"https://github.com/citation-style-language/schema/raw/master/csl-citation.json"} </w:instrText>
      </w:r>
      <w:r w:rsidR="004A5CF3">
        <w:fldChar w:fldCharType="separate"/>
      </w:r>
      <w:r w:rsidR="00BE118C" w:rsidRPr="00BE118C">
        <w:t xml:space="preserve">(Dawson </w:t>
      </w:r>
      <w:r w:rsidR="00BE118C" w:rsidRPr="00BE118C">
        <w:rPr>
          <w:i/>
          <w:iCs/>
        </w:rPr>
        <w:t>et al.</w:t>
      </w:r>
      <w:r w:rsidR="00BE118C" w:rsidRPr="00BE118C">
        <w:t xml:space="preserve"> 2002)</w:t>
      </w:r>
      <w:r w:rsidR="004A5CF3">
        <w:fldChar w:fldCharType="end"/>
      </w:r>
      <w:r w:rsidR="00D84874">
        <w:t xml:space="preserve">. </w:t>
      </w:r>
      <w:r w:rsidR="001C7FFD">
        <w:t>J</w:t>
      </w:r>
      <w:r w:rsidR="00463951">
        <w:t xml:space="preserve">ust before peak flowering, </w:t>
      </w:r>
      <w:r w:rsidR="00CF60F7">
        <w:t>young but fully mature</w:t>
      </w:r>
      <w:r w:rsidR="00CC2901">
        <w:t xml:space="preserve"> leaves</w:t>
      </w:r>
      <w:r w:rsidR="00CF60F7">
        <w:t xml:space="preserve"> </w:t>
      </w:r>
      <w:r w:rsidR="00CC2901">
        <w:t xml:space="preserve">from </w:t>
      </w:r>
      <w:r w:rsidR="009977E8">
        <w:t>five</w:t>
      </w:r>
      <w:r w:rsidR="00752164">
        <w:t xml:space="preserve"> </w:t>
      </w:r>
      <w:r w:rsidR="00CC2901">
        <w:t xml:space="preserve">individuals </w:t>
      </w:r>
      <w:r w:rsidR="00CF60F7">
        <w:t>per</w:t>
      </w:r>
      <w:r w:rsidR="00CC2901">
        <w:t xml:space="preserve"> species</w:t>
      </w:r>
      <w:r w:rsidR="00463951">
        <w:t xml:space="preserve"> were collected</w:t>
      </w:r>
      <w:r w:rsidR="00A6034E">
        <w:t>,</w:t>
      </w:r>
      <w:r w:rsidR="00777DDB">
        <w:t xml:space="preserve"> dried</w:t>
      </w:r>
      <w:r w:rsidR="00282273">
        <w:t xml:space="preserve">, ground, </w:t>
      </w:r>
      <w:r w:rsidR="00CC2901">
        <w:t xml:space="preserve">and analyzed at the UC Davis Stable Isotope </w:t>
      </w:r>
      <w:r w:rsidR="00CC2901" w:rsidRPr="00D84874">
        <w:t>Facility (</w:t>
      </w:r>
      <w:hyperlink r:id="rId15" w:history="1">
        <w:r w:rsidR="009D6F10" w:rsidRPr="00D84874">
          <w:t>https://stableisotopefacility.ucdavis.edu/</w:t>
        </w:r>
      </w:hyperlink>
      <w:r w:rsidR="009D6F10" w:rsidRPr="00D84874">
        <w:t>).</w:t>
      </w:r>
      <w:r w:rsidR="009D6F10">
        <w:t xml:space="preserve"> </w:t>
      </w:r>
      <w:r w:rsidR="00CF60F7">
        <w:t xml:space="preserve">Carbon isotope delta values were converted to discrimination (∆, </w:t>
      </w:r>
      <w:r w:rsidR="00CF60F7" w:rsidRPr="009F6495">
        <w:rPr>
          <w:vertAlign w:val="superscript"/>
        </w:rPr>
        <w:t>0</w:t>
      </w:r>
      <w:r w:rsidR="00CF60F7">
        <w:t>/</w:t>
      </w:r>
      <w:r w:rsidR="00CF60F7">
        <w:softHyphen/>
      </w:r>
      <w:r w:rsidR="00CF60F7">
        <w:softHyphen/>
      </w:r>
      <w:r w:rsidR="00CF60F7">
        <w:softHyphen/>
      </w:r>
      <w:r w:rsidR="00CF60F7" w:rsidRPr="009F6495">
        <w:rPr>
          <w:vertAlign w:val="subscript"/>
        </w:rPr>
        <w:t>00</w:t>
      </w:r>
      <w:r w:rsidR="00CF60F7">
        <w:t>) by the equation:</w:t>
      </w:r>
    </w:p>
    <w:p w14:paraId="648B2818" w14:textId="77777777" w:rsidR="00CF60F7" w:rsidRDefault="00CF60F7" w:rsidP="00CF60F7">
      <w:pPr>
        <w:spacing w:line="480" w:lineRule="auto"/>
        <w:ind w:left="360"/>
        <w:jc w:val="center"/>
      </w:pPr>
      <w:r>
        <w:lastRenderedPageBreak/>
        <w:t>∆ = (</w:t>
      </w:r>
      <w:r w:rsidRPr="00D106F7">
        <w:rPr>
          <w:i/>
        </w:rPr>
        <w:sym w:font="Symbol" w:char="F064"/>
      </w:r>
      <w:r w:rsidRPr="001A71C8">
        <w:rPr>
          <w:i/>
        </w:rPr>
        <w:t>a</w:t>
      </w:r>
      <w:r>
        <w:t xml:space="preserve"> - </w:t>
      </w:r>
      <w:r w:rsidRPr="00D106F7">
        <w:rPr>
          <w:i/>
        </w:rPr>
        <w:sym w:font="Symbol" w:char="F064"/>
      </w:r>
      <w:r w:rsidRPr="001A71C8">
        <w:rPr>
          <w:i/>
        </w:rPr>
        <w:t>p</w:t>
      </w:r>
      <w:r>
        <w:t xml:space="preserve">)/(1 + </w:t>
      </w:r>
      <w:r w:rsidRPr="00D106F7">
        <w:rPr>
          <w:i/>
        </w:rPr>
        <w:sym w:font="Symbol" w:char="F064"/>
      </w:r>
      <w:r w:rsidRPr="001A71C8">
        <w:rPr>
          <w:i/>
        </w:rPr>
        <w:t>p</w:t>
      </w:r>
      <w:r>
        <w:t>/1000)</w:t>
      </w:r>
    </w:p>
    <w:p w14:paraId="498E1322" w14:textId="0ADC9337" w:rsidR="001A71C8" w:rsidRPr="00983E63" w:rsidRDefault="001C7FFD" w:rsidP="00983E63">
      <w:pPr>
        <w:spacing w:line="480" w:lineRule="auto"/>
      </w:pPr>
      <w:r>
        <w:fldChar w:fldCharType="begin"/>
      </w:r>
      <w:r>
        <w:instrText xml:space="preserve"> ADDIN ZOTERO_ITEM CSL_CITATION {"citationID":"nqqqA7Xf","properties":{"formattedCitation":"(Farquhar {\\i{}et al.} 1989)","plainCitation":"(Farquhar et al. 1989)","noteIndex":0},"citationItems":[{"id":3040,"uris":["http://zotero.org/users/1207110/items/WEM2D5KF"],"uri":["http://zotero.org/users/1207110/items/WEM2D5KF"],"itemData":{"id":3040,"type":"article-journal","title":"Carbon Isotope Discrimination and Photosynthesis","container-title":"Annual Review of Plant Physiology and Plant Molecular Biology","page":"503-537","volume":"40","issue":"1","source":"Annual Reviews","DOI":"10.1146/annurev.pp.40.060189.002443","author":[{"family":"Farquhar","given":"G D"},{"family":"Ehleringer","given":"J R"},{"family":"Hubick","given":"K T"}],"issued":{"date-parts":[["1989"]]}}}],"schema":"https://github.com/citation-style-language/schema/raw/master/csl-citation.json"} </w:instrText>
      </w:r>
      <w:r>
        <w:fldChar w:fldCharType="separate"/>
      </w:r>
      <w:r w:rsidRPr="00BE118C">
        <w:t xml:space="preserve">(Farquhar </w:t>
      </w:r>
      <w:r w:rsidRPr="00BE118C">
        <w:rPr>
          <w:i/>
          <w:iCs/>
        </w:rPr>
        <w:t>et al.</w:t>
      </w:r>
      <w:r w:rsidRPr="00BE118C">
        <w:t xml:space="preserve"> 1989)</w:t>
      </w:r>
      <w:r>
        <w:fldChar w:fldCharType="end"/>
      </w:r>
      <w:r>
        <w:t xml:space="preserve"> </w:t>
      </w:r>
      <w:r w:rsidR="001A71C8">
        <w:t xml:space="preserve">where </w:t>
      </w:r>
      <w:r w:rsidR="00983E63" w:rsidRPr="00AC4DDE">
        <w:rPr>
          <w:i/>
        </w:rPr>
        <w:sym w:font="Symbol" w:char="F064"/>
      </w:r>
      <w:r w:rsidR="00983E63" w:rsidRPr="00463951">
        <w:rPr>
          <w:i/>
        </w:rPr>
        <w:t>a</w:t>
      </w:r>
      <w:r w:rsidR="00983E63" w:rsidRPr="00983E63">
        <w:t xml:space="preserve"> </w:t>
      </w:r>
      <w:r w:rsidR="00983E63">
        <w:t>is the carbon isotope ratio of CO</w:t>
      </w:r>
      <w:r w:rsidR="00983E63" w:rsidRPr="00983E63">
        <w:t>2</w:t>
      </w:r>
      <w:r w:rsidR="00983E63">
        <w:t xml:space="preserve"> in the atmosphere (-8 p</w:t>
      </w:r>
      <w:r w:rsidR="007D20BF">
        <w:t>pm</w:t>
      </w:r>
      <w:r w:rsidR="00983E63">
        <w:t xml:space="preserve">, </w:t>
      </w:r>
      <w:r w:rsidR="007D20BF" w:rsidRPr="009F6495">
        <w:rPr>
          <w:vertAlign w:val="superscript"/>
        </w:rPr>
        <w:t>0</w:t>
      </w:r>
      <w:r w:rsidR="007D20BF">
        <w:t>/</w:t>
      </w:r>
      <w:r w:rsidR="007D20BF">
        <w:softHyphen/>
      </w:r>
      <w:r w:rsidR="007D20BF">
        <w:softHyphen/>
      </w:r>
      <w:r w:rsidR="007D20BF">
        <w:softHyphen/>
      </w:r>
      <w:r w:rsidR="007D20BF" w:rsidRPr="009F6495">
        <w:rPr>
          <w:vertAlign w:val="subscript"/>
        </w:rPr>
        <w:t>00</w:t>
      </w:r>
      <w:r w:rsidR="00983E63">
        <w:t xml:space="preserve">) and </w:t>
      </w:r>
      <w:r w:rsidR="00983E63" w:rsidRPr="00AC4DDE">
        <w:rPr>
          <w:i/>
        </w:rPr>
        <w:sym w:font="Symbol" w:char="F064"/>
      </w:r>
      <w:r w:rsidR="00983E63" w:rsidRPr="00463951">
        <w:rPr>
          <w:i/>
        </w:rPr>
        <w:t>p</w:t>
      </w:r>
      <w:r w:rsidR="00983E63">
        <w:t xml:space="preserve"> is the measured relative delta value of carbon isotope found in leaf tissue</w:t>
      </w:r>
      <w:r w:rsidR="00983E63" w:rsidRPr="00983E63">
        <w:t xml:space="preserve">. </w:t>
      </w:r>
      <w:r w:rsidR="00983E63">
        <w:t xml:space="preserve">Lower ∆  indicates higher integrated </w:t>
      </w:r>
      <w:r w:rsidR="007D20BF">
        <w:t>WUE</w:t>
      </w:r>
      <w:r w:rsidR="00983E63">
        <w:t xml:space="preserve"> </w:t>
      </w:r>
      <w:r w:rsidR="00BE118C">
        <w:fldChar w:fldCharType="begin"/>
      </w:r>
      <w:r w:rsidR="00BE118C">
        <w:instrText xml:space="preserve"> ADDIN ZOTERO_ITEM CSL_CITATION {"citationID":"uFZjiBrK","properties":{"formattedCitation":"(Farquhar {\\i{}et al.} 1989; Seibt {\\i{}et al.} 2008)","plainCitation":"(Farquhar et al. 1989; Seibt et al. 2008)","noteIndex":0},"citationItems":[{"id":3040,"uris":["http://zotero.org/users/1207110/items/WEM2D5KF"],"uri":["http://zotero.org/users/1207110/items/WEM2D5KF"],"itemData":{"id":3040,"type":"article-journal","title":"Carbon Isotope Discrimination and Photosynthesis","container-title":"Annual Review of Plant Physiology and Plant Molecular Biology","page":"503-537","volume":"40","issue":"1","source":"Annual Reviews","DOI":"10.1146/annurev.pp.40.060189.002443","author":[{"family":"Farquhar","given":"G D"},{"family":"Ehleringer","given":"J R"},{"family":"Hubick","given":"K T"}],"issued":{"date-parts":[["1989"]]}}},{"id":621,"uris":["http://zotero.org/users/1207110/items/T3MG4T8D"],"uri":["http://zotero.org/users/1207110/items/T3MG4T8D"],"itemData":{"id":621,"type":"article-journal","title":"Carbon isotopes and water use efficiency: sense and sensitivity","container-title":"Oecologia","page":"441-454","volume":"155","abstract":"We revisit the relationship between plant water use efficiency and carbon isotope signatures (delta(13)C) of plant material. Based on the definitions of intrinsic, instantaneous and integrated water use efficiency, we discuss the implications for interpreting delta(13)C data from leaf to landscape levels, and across diurnal to decadal timescales. Previous studies have often applied a simplified, linear relationship between delta(13)C, ratios of intercellular to ambient CO(2) mole fraction (C(i)/C(a)), and water use efficiency. In contrast, photosynthetic (13)C discrimination (Delta) is sensitive to the ratio of the chloroplast to ambient CO(2) mole fraction, C(c)/C(a) (rather than C(i)/C(a)) and, consequently, to mesophyll conductance. Because mesophyll conductance may differ between species and over time, it is not possible to determine C(c)/C(a) from the same gas exchange measurements as C(i)/C(a). On the other hand, water use efficiency at the leaf level depends on evaporative demand, which does not directly affect Delta. Water use efficiency and Delta can thus vary independently, making it difficult to obtain trends in water use efficiency from delta(13)C data. As an alternative approach, we offer a model available at http://carbonisotopes.googlepages.com to explore how water use efficiency and (13)C discrimination are related across leaf and canopy scales. The model provides a tool to investigate whether trends in Delta indicate changes in leaf functional traits and/or environmental conditions during leaf growth, and how they are associated with trends in plant water use efficiency. The model can be used, for example, to examine whether trends in delta(13)C signatures obtained from tree rings imply changes in tree water use efficiency in response to atmospheric CO(2) increase. This is crucial for predicting how plants may respond to future climate change.","DOI":"10.1007/s00442-007-0932-7","ISSN":"0029-8549","journalAbbreviation":"Oecologia","author":[{"family":"Seibt","given":"U."},{"family":"Rajabi","given":"A."},{"family":"Griffiths","given":"H."},{"family":"Berry","given":"J. A."}],"issued":{"date-parts":[["2008",3]]}}}],"schema":"https://github.com/citation-style-language/schema/raw/master/csl-citation.json"} </w:instrText>
      </w:r>
      <w:r w:rsidR="00BE118C">
        <w:fldChar w:fldCharType="separate"/>
      </w:r>
      <w:r w:rsidR="00BE118C" w:rsidRPr="00BE118C">
        <w:t xml:space="preserve">(Farquhar </w:t>
      </w:r>
      <w:r w:rsidR="00BE118C" w:rsidRPr="00BE118C">
        <w:rPr>
          <w:i/>
          <w:iCs/>
        </w:rPr>
        <w:t>et al.</w:t>
      </w:r>
      <w:r w:rsidR="00BE118C" w:rsidRPr="00BE118C">
        <w:t xml:space="preserve"> 1989; Seibt </w:t>
      </w:r>
      <w:r w:rsidR="00BE118C" w:rsidRPr="00BE118C">
        <w:rPr>
          <w:i/>
          <w:iCs/>
        </w:rPr>
        <w:t>et al.</w:t>
      </w:r>
      <w:r w:rsidR="00BE118C" w:rsidRPr="00BE118C">
        <w:t xml:space="preserve"> 2008)</w:t>
      </w:r>
      <w:r w:rsidR="00BE118C">
        <w:fldChar w:fldCharType="end"/>
      </w:r>
      <w:r w:rsidR="00983E63">
        <w:t>.</w:t>
      </w:r>
    </w:p>
    <w:p w14:paraId="47C680EA" w14:textId="2DF35ECB" w:rsidR="00A25134" w:rsidRDefault="00101A78" w:rsidP="00A25134">
      <w:pPr>
        <w:spacing w:line="480" w:lineRule="auto"/>
        <w:ind w:firstLine="720"/>
      </w:pPr>
      <w:r>
        <w:t xml:space="preserve">The six species showed </w:t>
      </w:r>
      <w:r w:rsidR="00A25134">
        <w:t>the standard</w:t>
      </w:r>
      <w:r>
        <w:t xml:space="preserve"> strong tradeoff between these two </w:t>
      </w:r>
      <w:r w:rsidR="00A25134">
        <w:t xml:space="preserve">measures, </w:t>
      </w:r>
      <w:r>
        <w:t xml:space="preserve">with </w:t>
      </w:r>
      <w:r w:rsidRPr="00101A78">
        <w:rPr>
          <w:i/>
        </w:rPr>
        <w:t xml:space="preserve">L. </w:t>
      </w:r>
      <w:proofErr w:type="spellStart"/>
      <w:r w:rsidRPr="00101A78">
        <w:rPr>
          <w:i/>
        </w:rPr>
        <w:t>californica</w:t>
      </w:r>
      <w:proofErr w:type="spellEnd"/>
      <w:r>
        <w:t xml:space="preserve">, </w:t>
      </w:r>
      <w:r w:rsidRPr="00101A78">
        <w:rPr>
          <w:i/>
        </w:rPr>
        <w:t xml:space="preserve">A. </w:t>
      </w:r>
      <w:proofErr w:type="spellStart"/>
      <w:r w:rsidRPr="00101A78">
        <w:rPr>
          <w:i/>
        </w:rPr>
        <w:t>heterophylla</w:t>
      </w:r>
      <w:proofErr w:type="spellEnd"/>
      <w:r>
        <w:t xml:space="preserve">, and </w:t>
      </w:r>
      <w:r w:rsidRPr="00101A78">
        <w:rPr>
          <w:i/>
        </w:rPr>
        <w:t xml:space="preserve">P. </w:t>
      </w:r>
      <w:proofErr w:type="spellStart"/>
      <w:r w:rsidRPr="00101A78">
        <w:rPr>
          <w:i/>
        </w:rPr>
        <w:t>erecta</w:t>
      </w:r>
      <w:proofErr w:type="spellEnd"/>
      <w:r>
        <w:t xml:space="preserve"> displaying </w:t>
      </w:r>
      <w:r w:rsidR="00A25134">
        <w:t xml:space="preserve">the high RGR and low WUE </w:t>
      </w:r>
      <w:r>
        <w:t>typical of drought avoiders</w:t>
      </w:r>
      <w:r w:rsidR="00A25134">
        <w:t>,</w:t>
      </w:r>
      <w:r w:rsidR="00A00507">
        <w:t xml:space="preserve"> </w:t>
      </w:r>
      <w:r>
        <w:t xml:space="preserve">and </w:t>
      </w:r>
      <w:r w:rsidRPr="00101A78">
        <w:rPr>
          <w:i/>
        </w:rPr>
        <w:t xml:space="preserve">C. </w:t>
      </w:r>
      <w:proofErr w:type="spellStart"/>
      <w:r w:rsidRPr="00101A78">
        <w:rPr>
          <w:i/>
        </w:rPr>
        <w:t>pupurea</w:t>
      </w:r>
      <w:proofErr w:type="spellEnd"/>
      <w:r>
        <w:t xml:space="preserve">, </w:t>
      </w:r>
      <w:r w:rsidRPr="00101A78">
        <w:rPr>
          <w:i/>
        </w:rPr>
        <w:t xml:space="preserve">C. </w:t>
      </w:r>
      <w:proofErr w:type="spellStart"/>
      <w:r w:rsidRPr="00101A78">
        <w:rPr>
          <w:i/>
        </w:rPr>
        <w:t>pauciflora</w:t>
      </w:r>
      <w:proofErr w:type="spellEnd"/>
      <w:r>
        <w:t xml:space="preserve">, and </w:t>
      </w:r>
      <w:r w:rsidRPr="00101A78">
        <w:rPr>
          <w:i/>
        </w:rPr>
        <w:t xml:space="preserve">H. </w:t>
      </w:r>
      <w:proofErr w:type="spellStart"/>
      <w:r w:rsidRPr="00101A78">
        <w:rPr>
          <w:i/>
        </w:rPr>
        <w:t>congesta</w:t>
      </w:r>
      <w:proofErr w:type="spellEnd"/>
      <w:r>
        <w:t xml:space="preserve"> </w:t>
      </w:r>
      <w:r w:rsidR="00A25134">
        <w:t xml:space="preserve">having the low RGR and high WUE of drought tolerators </w:t>
      </w:r>
      <w:r>
        <w:t>(Fig. 1)</w:t>
      </w:r>
      <w:r w:rsidR="007A7FAB">
        <w:t xml:space="preserve">. </w:t>
      </w:r>
      <w:r w:rsidR="00A25134">
        <w:t>As a single index of drought tolerance we used the first axis of a principal components analysis on RGR and WUE, which explained 90% of the variation.  This index clearly separated the drought avoiders (negative values) and drought tolerators (positive values), which also differed in SLA in the expected direction (Table 1).</w:t>
      </w:r>
    </w:p>
    <w:p w14:paraId="18D1D340" w14:textId="37622D8D" w:rsidR="00D2386A" w:rsidRDefault="009F5CD1" w:rsidP="00117266">
      <w:pPr>
        <w:spacing w:line="480" w:lineRule="auto"/>
      </w:pPr>
      <w:r w:rsidRPr="00912DE0">
        <w:rPr>
          <w:i/>
        </w:rPr>
        <w:t>Analys</w:t>
      </w:r>
      <w:r w:rsidR="00A25134">
        <w:rPr>
          <w:i/>
        </w:rPr>
        <w:t>e</w:t>
      </w:r>
      <w:r w:rsidRPr="00912DE0">
        <w:rPr>
          <w:i/>
        </w:rPr>
        <w:t>s</w:t>
      </w:r>
    </w:p>
    <w:p w14:paraId="563C3D4E" w14:textId="77777777" w:rsidR="00A120A6" w:rsidRPr="00A466BC" w:rsidRDefault="00A120A6" w:rsidP="00A120A6">
      <w:pPr>
        <w:spacing w:line="480" w:lineRule="auto"/>
        <w:ind w:firstLine="720"/>
      </w:pPr>
      <w:r>
        <w:t>To test how annual grass competition interacted with water and drought treatments to affect the relative success of avoiders and tolerators, we estimated per capita growth rates (λ) from individual vital rate models in each treatment combination. To understand the causes of  changes in λ</w:t>
      </w:r>
      <w:r w:rsidDel="00942712">
        <w:t xml:space="preserve"> </w:t>
      </w:r>
      <w:r>
        <w:t xml:space="preserve">, we conducted parallel analyses on individual vital rates. </w:t>
      </w:r>
    </w:p>
    <w:p w14:paraId="52C1C86B" w14:textId="6F99878C" w:rsidR="00A76D21" w:rsidRDefault="00DC385C" w:rsidP="001954E7">
      <w:pPr>
        <w:spacing w:line="480" w:lineRule="auto"/>
        <w:ind w:firstLine="720"/>
      </w:pPr>
      <w:r>
        <w:t>W</w:t>
      </w:r>
      <w:r w:rsidR="00C6269D">
        <w:t xml:space="preserve">e first built individual vital rate models for mortality, seed set, and germination. </w:t>
      </w:r>
      <w:r w:rsidR="00EF7E60">
        <w:t xml:space="preserve">For mortality, we used </w:t>
      </w:r>
      <w:r w:rsidR="00422446">
        <w:t xml:space="preserve">generalized linear </w:t>
      </w:r>
      <w:r w:rsidR="008D47A4" w:rsidRPr="00912DE0">
        <w:t xml:space="preserve">mixed effect models with </w:t>
      </w:r>
      <w:r w:rsidR="00422446">
        <w:t>a</w:t>
      </w:r>
      <w:r w:rsidR="00435391">
        <w:t xml:space="preserve"> </w:t>
      </w:r>
      <w:r w:rsidR="00422446">
        <w:t>binomial response variable reflecting success (number dead) and failures (number survived)</w:t>
      </w:r>
      <w:r w:rsidR="00B44B63">
        <w:t>,</w:t>
      </w:r>
      <w:r w:rsidR="00CC41B6">
        <w:t xml:space="preserve"> </w:t>
      </w:r>
      <w:r w:rsidR="00DB21DF">
        <w:t xml:space="preserve">and included </w:t>
      </w:r>
      <w:r w:rsidR="008D47A4" w:rsidRPr="00912DE0">
        <w:t>watering</w:t>
      </w:r>
      <w:r w:rsidR="00422446">
        <w:t xml:space="preserve"> treatment, grass </w:t>
      </w:r>
      <w:r w:rsidR="00A120A6">
        <w:t>treatment</w:t>
      </w:r>
      <w:r w:rsidR="00422446">
        <w:t>, PC s</w:t>
      </w:r>
      <w:r w:rsidR="008D47A4" w:rsidRPr="00912DE0">
        <w:t>core</w:t>
      </w:r>
      <w:r w:rsidR="00422446">
        <w:t>, and their interactions</w:t>
      </w:r>
      <w:r w:rsidR="008D47A4" w:rsidRPr="00912DE0">
        <w:t xml:space="preserve"> </w:t>
      </w:r>
      <w:r w:rsidR="00CC41B6">
        <w:t>as our predictors</w:t>
      </w:r>
      <w:r w:rsidR="004A7C6A">
        <w:t xml:space="preserve"> and a random intercept for species nested within plots within years</w:t>
      </w:r>
      <w:r w:rsidR="00CC41B6">
        <w:t>.</w:t>
      </w:r>
      <w:r w:rsidR="00422446">
        <w:t xml:space="preserve"> </w:t>
      </w:r>
      <w:r w:rsidR="00EF7E60">
        <w:t>For s</w:t>
      </w:r>
      <w:r w:rsidR="00422446">
        <w:t>eed set</w:t>
      </w:r>
      <w:r w:rsidR="00EF7E60">
        <w:t>,</w:t>
      </w:r>
      <w:r w:rsidR="00422446">
        <w:t xml:space="preserve"> </w:t>
      </w:r>
      <w:r w:rsidR="00A120A6">
        <w:t>log-transformed values were</w:t>
      </w:r>
      <w:r w:rsidR="00422446">
        <w:t xml:space="preserve"> modeled with watering treatment, grass </w:t>
      </w:r>
      <w:r w:rsidR="00A120A6">
        <w:t>treatment</w:t>
      </w:r>
      <w:r w:rsidR="00422446">
        <w:t xml:space="preserve">, PC </w:t>
      </w:r>
      <w:r w:rsidR="00422446" w:rsidRPr="009D19B0">
        <w:t xml:space="preserve">score, and </w:t>
      </w:r>
      <w:r w:rsidR="00294DE5">
        <w:t>all two way</w:t>
      </w:r>
      <w:r w:rsidR="00422446" w:rsidRPr="009D19B0">
        <w:t xml:space="preserve"> interaction</w:t>
      </w:r>
      <w:r w:rsidR="005C691A" w:rsidRPr="009D19B0">
        <w:t>s</w:t>
      </w:r>
      <w:r w:rsidR="00422446" w:rsidRPr="009D19B0">
        <w:t xml:space="preserve"> as predictors</w:t>
      </w:r>
      <w:r w:rsidR="00294DE5">
        <w:t xml:space="preserve">. This model was determined </w:t>
      </w:r>
      <w:r w:rsidR="004D3157">
        <w:t xml:space="preserve">through AIC </w:t>
      </w:r>
      <w:r w:rsidR="00294DE5">
        <w:t xml:space="preserve">to be better than a model that included </w:t>
      </w:r>
      <w:r w:rsidR="004D3157">
        <w:t>the three-way interactions. We</w:t>
      </w:r>
      <w:r w:rsidR="005026DD">
        <w:t xml:space="preserve"> also included a</w:t>
      </w:r>
      <w:r w:rsidR="005C691A" w:rsidRPr="009D19B0">
        <w:t xml:space="preserve"> </w:t>
      </w:r>
      <w:r w:rsidR="004A7C6A" w:rsidRPr="009D19B0">
        <w:t>random intercept for species nested withi</w:t>
      </w:r>
      <w:r w:rsidR="004A7C6A">
        <w:t xml:space="preserve">n plots </w:t>
      </w:r>
      <w:r w:rsidR="004A7C6A">
        <w:lastRenderedPageBreak/>
        <w:t>within years</w:t>
      </w:r>
      <w:r w:rsidR="00422446">
        <w:t>.</w:t>
      </w:r>
      <w:r w:rsidR="00B44B63">
        <w:t xml:space="preserve"> </w:t>
      </w:r>
      <w:r w:rsidR="00B44B63" w:rsidRPr="00435391">
        <w:t xml:space="preserve">We did not analyze </w:t>
      </w:r>
      <w:r w:rsidR="00A120A6">
        <w:t>treatment effects on</w:t>
      </w:r>
      <w:r w:rsidR="00A120A6" w:rsidRPr="00435391">
        <w:t xml:space="preserve"> </w:t>
      </w:r>
      <w:r w:rsidR="00B44B63" w:rsidRPr="00435391">
        <w:t>germination</w:t>
      </w:r>
      <w:r w:rsidR="00A120A6">
        <w:t>,</w:t>
      </w:r>
      <w:r w:rsidR="00B44B63" w:rsidRPr="00435391">
        <w:t xml:space="preserve"> </w:t>
      </w:r>
      <w:r w:rsidR="00A120A6">
        <w:t>since grasses were absent and watering treatments not yet initiated at the time of germination</w:t>
      </w:r>
      <w:r w:rsidR="00B44B63" w:rsidRPr="00435391">
        <w:t xml:space="preserve">. </w:t>
      </w:r>
      <w:r w:rsidR="00B46A52" w:rsidRPr="00435391">
        <w:t xml:space="preserve">Instead, germination rates were </w:t>
      </w:r>
      <w:r w:rsidR="00435391" w:rsidRPr="00435391">
        <w:t>modeled using a binomial model with PC score as the only predictor</w:t>
      </w:r>
      <w:r w:rsidR="004A7C6A">
        <w:t xml:space="preserve"> and a random intercept for each species nested in subplots within plots within years</w:t>
      </w:r>
      <w:r w:rsidR="00FA3529">
        <w:t>.</w:t>
      </w:r>
    </w:p>
    <w:p w14:paraId="4C815779" w14:textId="57B030A9" w:rsidR="00422446" w:rsidRDefault="00B46A52" w:rsidP="00C6269D">
      <w:pPr>
        <w:spacing w:line="480" w:lineRule="auto"/>
        <w:ind w:firstLine="720"/>
      </w:pPr>
      <w:r>
        <w:t>We then used</w:t>
      </w:r>
      <w:r w:rsidR="00BA3F26">
        <w:t xml:space="preserve"> </w:t>
      </w:r>
      <w:r w:rsidR="00DC6855">
        <w:t>individual vital rate</w:t>
      </w:r>
      <w:r w:rsidR="00BA3F26">
        <w:t xml:space="preserve"> models to </w:t>
      </w:r>
      <w:r w:rsidR="00CF4F79">
        <w:t>estimate parameter</w:t>
      </w:r>
      <w:r w:rsidR="00DC6855">
        <w:t xml:space="preserve"> </w:t>
      </w:r>
      <w:r w:rsidR="00BA3F26">
        <w:t xml:space="preserve">distributions for each watering/grass/species combination using 1000 simulated bootstraps for each model with the </w:t>
      </w:r>
      <w:proofErr w:type="spellStart"/>
      <w:r w:rsidR="00BA3F26">
        <w:t>bootMer</w:t>
      </w:r>
      <w:proofErr w:type="spellEnd"/>
      <w:r w:rsidR="00BA3F26">
        <w:t xml:space="preserve"> function in the lme4 library </w:t>
      </w:r>
      <w:r w:rsidR="00BE118C">
        <w:fldChar w:fldCharType="begin"/>
      </w:r>
      <w:r w:rsidR="00BE118C">
        <w:instrText xml:space="preserve"> ADDIN ZOTERO_ITEM CSL_CITATION {"citationID":"n8VboHkU","properties":{"formattedCitation":"(Bates {\\i{}et al.} 2015)","plainCitation":"(Bates et al. 2015)","noteIndex":0},"citationItems":[{"id":3042,"uris":["http://zotero.org/users/1207110/items/7AN8LYXL"],"uri":["http://zotero.org/users/1207110/items/7AN8LYXL"],"itemData":{"id":3042,"type":"article-journal","title":"Fitting Linear Mixed-Effects Models Using lme4","container-title":"Journal of Statistical Software","page":"1-48","volume":"67","issue":"1","source":"www.jstatsoft.org","DOI":"10.18637/jss.v067.i01","ISSN":"1548-7660","language":"en","author":[{"family":"Bates","given":"Douglas"},{"family":"Mächler","given":"Martin"},{"family":"Bolker","given":"Ben"},{"family":"Walker","given":"Steve"}],"issued":{"date-parts":[["2015",10,7]]}}}],"schema":"https://github.com/citation-style-language/schema/raw/master/csl-citation.json"} </w:instrText>
      </w:r>
      <w:r w:rsidR="00BE118C">
        <w:fldChar w:fldCharType="separate"/>
      </w:r>
      <w:r w:rsidR="00BE118C" w:rsidRPr="00BE118C">
        <w:t xml:space="preserve">(Bates </w:t>
      </w:r>
      <w:r w:rsidR="00BE118C" w:rsidRPr="00BE118C">
        <w:rPr>
          <w:i/>
          <w:iCs/>
        </w:rPr>
        <w:t>et al.</w:t>
      </w:r>
      <w:r w:rsidR="00BE118C" w:rsidRPr="00BE118C">
        <w:t xml:space="preserve"> 2015)</w:t>
      </w:r>
      <w:r w:rsidR="00BE118C">
        <w:fldChar w:fldCharType="end"/>
      </w:r>
      <w:r w:rsidR="00BA3F26">
        <w:t xml:space="preserve">. We </w:t>
      </w:r>
      <w:r w:rsidR="00DC6855">
        <w:t xml:space="preserve">constructed simulated per capita growth rate values by sampling from </w:t>
      </w:r>
      <w:r w:rsidR="00BA3F26">
        <w:t>the</w:t>
      </w:r>
      <w:r w:rsidR="00721CA2">
        <w:t>se</w:t>
      </w:r>
      <w:r w:rsidR="00842387">
        <w:t xml:space="preserve"> </w:t>
      </w:r>
      <w:r w:rsidR="00721CA2">
        <w:t>bootstrapped</w:t>
      </w:r>
      <w:r w:rsidR="00BA3F26">
        <w:t xml:space="preserve"> distributions </w:t>
      </w:r>
      <w:r w:rsidR="00842387">
        <w:t>of</w:t>
      </w:r>
      <w:r w:rsidR="00DC6855">
        <w:t xml:space="preserve"> individual rates and calculating </w:t>
      </w:r>
      <w:r w:rsidR="00842387">
        <w:t>per capita growth rate</w:t>
      </w:r>
      <w:r w:rsidR="00DB21DF">
        <w:t xml:space="preserve">, </w:t>
      </w:r>
      <w:r w:rsidR="00DB21DF">
        <w:sym w:font="Symbol" w:char="F06C"/>
      </w:r>
      <w:r w:rsidR="00DB21DF">
        <w:t>,</w:t>
      </w:r>
      <w:r w:rsidR="00DC6855">
        <w:t xml:space="preserve"> for each species</w:t>
      </w:r>
      <w:r w:rsidR="00101A78">
        <w:t xml:space="preserve"> in each </w:t>
      </w:r>
      <w:r w:rsidR="00DC6855">
        <w:t>treatment</w:t>
      </w:r>
      <w:r w:rsidR="00C6269D">
        <w:t xml:space="preserve"> </w:t>
      </w:r>
      <w:r w:rsidR="00DC6855">
        <w:t xml:space="preserve">combination </w:t>
      </w:r>
      <w:r w:rsidR="00860FA5">
        <w:t xml:space="preserve">using the annual plant model, adapted from Levine et al. </w:t>
      </w:r>
      <w:r w:rsidR="00BE118C">
        <w:fldChar w:fldCharType="begin"/>
      </w:r>
      <w:r w:rsidR="00BE118C">
        <w:instrText xml:space="preserve"> ADDIN ZOTERO_ITEM CSL_CITATION {"citationID":"fVH5vDMR","properties":{"formattedCitation":"(2008)","plainCitation":"(2008)","noteIndex":0},"citationItems":[{"id":1988,"uris":["http://zotero.org/users/1207110/items/BXDGJTY5"],"uri":["http://zotero.org/users/1207110/items/BXDGJTY5"],"itemData":{"id":1988,"type":"article-journal","title":"Rainfall effects on rare annual plants","container-title":"Journal of Ecology","page":"795-806","volume":"96","abstract":"1. Variation in climate is predicted to increase over much of the planet this century. Forecasting species persistence with climate change thus requires understanding of how populations respond to climate variability, and the mechanisms underlying this response. Variable rainfall is well known to drive fluctuations in annual plant populations, yet the degree to which population response is driven by between-year variation in germination cueing, water limitation or competitive suppression is poorly understood.2. We used demographic monitoring and population models to examine how three seed banking, rare annual plants of the California Channel Islands respond to natural variation in precipitation and their competitive environments. Island plants are particularly threatened by climate change because their current ranges are unlikely to overlap regions that are climatically favourable in the future.3. Species showed 9 to 100-fold between-year variation in plant density over the 5-12 years of censusing, including a severe drought and a wet El Nino year. During the drought, population sizes were low for all species. However, even in non-drought years, population sizes and per capita growth rates showed considerable temporal variation, variation that was uncorrelated with total rainfall. These population fluctuations were instead correlated with the temperature after the first major storm event of the season, a germination cue for annual plants.4. Temporal variation in the density of the focal species was uncorrelated with the total vegetative cover in the surrounding community, suggesting that variation in competitive environments does not strongly determine population fluctuations. At the same time, the uncorrelated responses of the focal species and their competitors to environmental variation may favour persistence via the storage effect.5. Population growth rate analyses suggested differential endangerment of the focal annuals. Elasticity analyses and life table response experiments indicated that variation in germination has the same potential as the seeds produced per germinant to drive variation in population growth rates, but only the former was clearly related to rainfall.6. Synthesis. Our work suggests that future changes in the timing and temperatures associated with the first major rains, acting through germination, may more strongly affect population persistence than changes in season-long rainfall.","DOI":"10.1111/j.1365-2745.2008.01375.x","ISSN":"0022-0477","author":[{"family":"Levine","given":"Jonathan M."},{"family":"McEachern","given":"A. Kathryn"},{"family":"Cowan","given":"Clark"}],"issued":{"date-parts":[["2008",7]]}},"suppress-author":true}],"schema":"https://github.com/citation-style-language/schema/raw/master/csl-citation.json"} </w:instrText>
      </w:r>
      <w:r w:rsidR="00BE118C">
        <w:fldChar w:fldCharType="separate"/>
      </w:r>
      <w:r w:rsidR="00BE118C">
        <w:rPr>
          <w:noProof/>
        </w:rPr>
        <w:t>(2008)</w:t>
      </w:r>
      <w:r w:rsidR="00BE118C">
        <w:fldChar w:fldCharType="end"/>
      </w:r>
      <w:r w:rsidR="00860FA5">
        <w:t>:</w:t>
      </w:r>
    </w:p>
    <w:p w14:paraId="57AB068F" w14:textId="67DE9E2B" w:rsidR="00C6269D" w:rsidRDefault="00860FA5" w:rsidP="00C6269D">
      <w:pPr>
        <w:spacing w:line="480" w:lineRule="auto"/>
        <w:jc w:val="center"/>
      </w:pPr>
      <w:r>
        <w:sym w:font="Symbol" w:char="F06C"/>
      </w:r>
      <w:r>
        <w:t xml:space="preserve"> = </w:t>
      </w:r>
      <w:r w:rsidRPr="00195403">
        <w:rPr>
          <w:i/>
        </w:rPr>
        <w:t>s</w:t>
      </w:r>
      <w:r>
        <w:t xml:space="preserve">(1 – </w:t>
      </w:r>
      <w:r w:rsidRPr="00195403">
        <w:rPr>
          <w:i/>
        </w:rPr>
        <w:t>g</w:t>
      </w:r>
      <w:r>
        <w:t xml:space="preserve">) + </w:t>
      </w:r>
      <w:r w:rsidRPr="00195403">
        <w:rPr>
          <w:i/>
        </w:rPr>
        <w:t>g</w:t>
      </w:r>
      <w:r>
        <w:t>(1-</w:t>
      </w:r>
      <w:r w:rsidRPr="00195403">
        <w:rPr>
          <w:i/>
        </w:rPr>
        <w:t>m</w:t>
      </w:r>
      <w:r>
        <w:t>)</w:t>
      </w:r>
      <w:r w:rsidRPr="00195403">
        <w:rPr>
          <w:i/>
        </w:rPr>
        <w:t>F</w:t>
      </w:r>
    </w:p>
    <w:p w14:paraId="5B8A9250" w14:textId="782B213C" w:rsidR="00BA3F26" w:rsidRPr="008A61CB" w:rsidRDefault="00195403" w:rsidP="00F12F9C">
      <w:pPr>
        <w:spacing w:line="480" w:lineRule="auto"/>
        <w:ind w:firstLine="720"/>
      </w:pPr>
      <w:r>
        <w:t>w</w:t>
      </w:r>
      <w:r w:rsidR="00860FA5">
        <w:t xml:space="preserve">here </w:t>
      </w:r>
      <w:r>
        <w:rPr>
          <w:i/>
        </w:rPr>
        <w:t>s</w:t>
      </w:r>
      <w:r>
        <w:t xml:space="preserve"> is the annual seed survival rate, </w:t>
      </w:r>
      <w:r w:rsidR="008A61CB">
        <w:rPr>
          <w:i/>
        </w:rPr>
        <w:t>g</w:t>
      </w:r>
      <w:r w:rsidR="008A61CB">
        <w:t xml:space="preserve"> is the proportion of germinated seeds, </w:t>
      </w:r>
      <w:r w:rsidR="008A61CB">
        <w:rPr>
          <w:i/>
        </w:rPr>
        <w:t>m</w:t>
      </w:r>
      <w:r w:rsidR="008A61CB">
        <w:t xml:space="preserve"> is the mortality rate, and </w:t>
      </w:r>
      <w:r w:rsidR="008A61CB">
        <w:rPr>
          <w:i/>
        </w:rPr>
        <w:t>F</w:t>
      </w:r>
      <w:r w:rsidR="008A61CB">
        <w:t xml:space="preserve"> is the number of viable seeds produced per survived germinant. </w:t>
      </w:r>
      <w:r w:rsidR="009528EC">
        <w:t xml:space="preserve">Seed survival </w:t>
      </w:r>
      <w:r w:rsidR="00A120A6">
        <w:t xml:space="preserve">varied strongly among species but not among plots or by drought tolerance </w:t>
      </w:r>
      <w:r w:rsidR="00DB21DF" w:rsidRPr="002F39C1">
        <w:t>(Table 1)</w:t>
      </w:r>
      <w:r w:rsidR="009528EC" w:rsidRPr="002F39C1">
        <w:t>, so we used species</w:t>
      </w:r>
      <w:r w:rsidR="00A120A6">
        <w:t>-</w:t>
      </w:r>
      <w:r w:rsidR="009528EC" w:rsidRPr="002F39C1">
        <w:t xml:space="preserve">level seed survival </w:t>
      </w:r>
      <w:r w:rsidR="001954E7">
        <w:t>estimates in the calculation of</w:t>
      </w:r>
      <w:r w:rsidR="00A120A6">
        <w:t xml:space="preserve"> </w:t>
      </w:r>
      <w:r w:rsidR="00A120A6">
        <w:sym w:font="Symbol" w:char="F06C"/>
      </w:r>
      <w:r w:rsidR="009528EC" w:rsidRPr="002F39C1">
        <w:t>.</w:t>
      </w:r>
      <w:r w:rsidR="009528EC">
        <w:t xml:space="preserve"> </w:t>
      </w:r>
      <w:r w:rsidR="008A61CB">
        <w:t>The first term thus describe</w:t>
      </w:r>
      <w:r w:rsidR="00D84874">
        <w:t>s</w:t>
      </w:r>
      <w:r w:rsidR="008A61CB">
        <w:t xml:space="preserve"> the contribution of the seed bank to the annual </w:t>
      </w:r>
      <w:r w:rsidR="00D84874">
        <w:t xml:space="preserve">per capita </w:t>
      </w:r>
      <w:r w:rsidR="008A61CB">
        <w:t>growth rate while the second term is the per</w:t>
      </w:r>
      <w:r w:rsidR="00A120A6">
        <w:t>-</w:t>
      </w:r>
      <w:r w:rsidR="008A61CB">
        <w:t>seed production of germinated individuals.</w:t>
      </w:r>
      <w:r w:rsidR="00BA3F26">
        <w:t xml:space="preserve"> </w:t>
      </w:r>
      <w:r w:rsidR="00A120A6">
        <w:t>V</w:t>
      </w:r>
      <w:r w:rsidR="00A77ADD">
        <w:t xml:space="preserve">alues </w:t>
      </w:r>
      <w:r w:rsidR="00A120A6">
        <w:t xml:space="preserve">of </w:t>
      </w:r>
      <w:r w:rsidR="00A120A6">
        <w:sym w:font="Symbol" w:char="F06C"/>
      </w:r>
      <w:r w:rsidR="00A120A6">
        <w:t xml:space="preserve"> </w:t>
      </w:r>
      <w:r w:rsidR="00A77ADD">
        <w:t>were log</w:t>
      </w:r>
      <w:r w:rsidR="00A120A6">
        <w:t>-</w:t>
      </w:r>
      <w:r w:rsidR="00A77ADD">
        <w:t xml:space="preserve">transformed to meet assumptions of normality and </w:t>
      </w:r>
      <w:r w:rsidR="00EE0012">
        <w:t xml:space="preserve">modeled with watering treatment, grass </w:t>
      </w:r>
      <w:r w:rsidR="00A120A6">
        <w:t>treatment</w:t>
      </w:r>
      <w:r w:rsidR="00EE0012">
        <w:t>, drought tolerance and their interactions as predictors.</w:t>
      </w:r>
      <w:r w:rsidR="000C5307" w:rsidRPr="000C5307">
        <w:t xml:space="preserve"> </w:t>
      </w:r>
      <w:r w:rsidR="000C5307">
        <w:t>All data analyses were done in R version 3.4.4</w:t>
      </w:r>
      <w:r w:rsidR="00303E51">
        <w:t xml:space="preserve"> </w:t>
      </w:r>
      <w:r w:rsidR="00303E51">
        <w:fldChar w:fldCharType="begin"/>
      </w:r>
      <w:r w:rsidR="00303E51">
        <w:instrText xml:space="preserve"> ADDIN ZOTERO_ITEM CSL_CITATION {"citationID":"0i7ESfOQ","properties":{"formattedCitation":"(R Core Team 2018)","plainCitation":"(R Core Team 2018)","noteIndex":0},"citationItems":[{"id":318,"uris":["http://zotero.org/users/1207110/items/S9LL52Z7"],"uri":["http://zotero.org/users/1207110/items/S9LL52Z7"],"itemData":{"id":318,"type":"book","title":"R: A language and environment for statistical computing","publisher":"R Foundation for Statistical Computing","publisher-place":"Vienna, Austria","event-place":"Vienna, Austria","author":[{"family":"R Core Team","given":""}],"issued":{"date-parts":[["2018"]]}}}],"schema":"https://github.com/citation-style-language/schema/raw/master/csl-citation.json"} </w:instrText>
      </w:r>
      <w:r w:rsidR="00303E51">
        <w:fldChar w:fldCharType="separate"/>
      </w:r>
      <w:r w:rsidR="00303E51">
        <w:rPr>
          <w:noProof/>
        </w:rPr>
        <w:t>(R Core Team 2018)</w:t>
      </w:r>
      <w:r w:rsidR="00303E51">
        <w:fldChar w:fldCharType="end"/>
      </w:r>
      <w:r w:rsidR="000C5307">
        <w:t>.</w:t>
      </w:r>
    </w:p>
    <w:p w14:paraId="1F7B6E0C" w14:textId="7C9FCE6F" w:rsidR="00FC01C4" w:rsidRPr="00C0077C" w:rsidRDefault="001C1087" w:rsidP="00412E89">
      <w:pPr>
        <w:spacing w:line="480" w:lineRule="auto"/>
        <w:rPr>
          <w:b/>
        </w:rPr>
      </w:pPr>
      <w:r w:rsidRPr="001C1087">
        <w:rPr>
          <w:b/>
        </w:rPr>
        <w:t>Results</w:t>
      </w:r>
    </w:p>
    <w:p w14:paraId="272F1EC6" w14:textId="25DA4EA9" w:rsidR="00D84874" w:rsidRDefault="006E63F6" w:rsidP="00412E89">
      <w:pPr>
        <w:spacing w:line="480" w:lineRule="auto"/>
        <w:rPr>
          <w:i/>
        </w:rPr>
      </w:pPr>
      <w:r>
        <w:rPr>
          <w:i/>
        </w:rPr>
        <w:t xml:space="preserve">Effects of </w:t>
      </w:r>
      <w:r w:rsidR="001954E7">
        <w:rPr>
          <w:i/>
        </w:rPr>
        <w:t xml:space="preserve">competition </w:t>
      </w:r>
      <w:r w:rsidR="00A120A6">
        <w:rPr>
          <w:i/>
        </w:rPr>
        <w:t>and climate</w:t>
      </w:r>
      <w:r w:rsidR="001954E7">
        <w:rPr>
          <w:i/>
        </w:rPr>
        <w:t xml:space="preserve"> on </w:t>
      </w:r>
      <w:r w:rsidR="00A120A6">
        <w:sym w:font="Symbol" w:char="F06C"/>
      </w:r>
      <w:r w:rsidR="00A120A6">
        <w:t xml:space="preserve"> in avoiders and tolerators</w:t>
      </w:r>
    </w:p>
    <w:p w14:paraId="4D940E8A" w14:textId="2E2B2259" w:rsidR="00986AC3" w:rsidRPr="001F489B" w:rsidRDefault="00986AC3" w:rsidP="001F489B">
      <w:pPr>
        <w:spacing w:line="480" w:lineRule="auto"/>
        <w:ind w:firstLine="720"/>
      </w:pPr>
      <w:r>
        <w:t>In the absence of grass competition, drought avoiders had higher λ values than drought tolerators, although this advantage was substantially diminished</w:t>
      </w:r>
      <w:r w:rsidRPr="00281AC4">
        <w:t xml:space="preserve"> </w:t>
      </w:r>
      <w:r>
        <w:t xml:space="preserve">under the drought treatment </w:t>
      </w:r>
      <w:r>
        <w:lastRenderedPageBreak/>
        <w:t xml:space="preserve">compared to the control or watered treatments (Fig. 2; Table 2).  However, grass competition not only reduced λ considerably for all species under all treatments, but as predicted, exerted an especially negative effect on avoiders under the drought treatment. In watered plots, the presence of grass competition largely eliminated the small positive effect of watering on λ, and again as predicted, this interactive effect was marginally stronger on drought tolerators than drought avoiders. </w:t>
      </w:r>
    </w:p>
    <w:p w14:paraId="43FEAAA3" w14:textId="77777777" w:rsidR="00986AC3" w:rsidRDefault="00986AC3" w:rsidP="00986AC3">
      <w:pPr>
        <w:spacing w:line="480" w:lineRule="auto"/>
        <w:rPr>
          <w:i/>
        </w:rPr>
      </w:pPr>
      <w:r>
        <w:rPr>
          <w:i/>
        </w:rPr>
        <w:t>Effects</w:t>
      </w:r>
      <w:r w:rsidRPr="00281AC4">
        <w:rPr>
          <w:i/>
        </w:rPr>
        <w:t xml:space="preserve"> </w:t>
      </w:r>
      <w:r>
        <w:rPr>
          <w:i/>
        </w:rPr>
        <w:t>of competition and climate on individual vital rates</w:t>
      </w:r>
      <w:r>
        <w:t xml:space="preserve"> </w:t>
      </w:r>
      <w:r>
        <w:rPr>
          <w:i/>
        </w:rPr>
        <w:t>in avoiders vs. tolerators</w:t>
      </w:r>
    </w:p>
    <w:p w14:paraId="1BE4F546" w14:textId="390DADEE" w:rsidR="00986AC3" w:rsidRPr="00D15E3D" w:rsidRDefault="00986AC3" w:rsidP="001F489B">
      <w:pPr>
        <w:spacing w:line="480" w:lineRule="auto"/>
        <w:ind w:firstLine="720"/>
        <w:rPr>
          <w:i/>
        </w:rPr>
      </w:pPr>
      <w:r>
        <w:t>Changes in λ</w:t>
      </w:r>
      <w:r w:rsidDel="00281AC4">
        <w:t xml:space="preserve"> </w:t>
      </w:r>
      <w:r>
        <w:t>were predominantly driven by mortality, which varied by drought strategy and in response to the interacting treatments (Fig. 3; Table 3a). Mortality was significantly higher in tolerators than avoiders except in the drought and grass removal treatment, where avoiders were more negatively affected by drought than tolerators. The drought and grass competition treatment caused the highest mortality in all species, but this effect was also strongest in avoiders. In the watering treatment, mortality was reduced in tolerators but only in the absence of grass, while watering had little effect on mortality in avoiders.</w:t>
      </w:r>
    </w:p>
    <w:p w14:paraId="39A251E7" w14:textId="15AA56AC" w:rsidR="00986AC3" w:rsidRDefault="00986AC3" w:rsidP="00986AC3">
      <w:pPr>
        <w:spacing w:line="480" w:lineRule="auto"/>
        <w:ind w:firstLine="720"/>
      </w:pPr>
      <w:commentRangeStart w:id="2"/>
      <w:del w:id="3" w:author="Susan Harrison" w:date="2019-01-25T13:57:00Z">
        <w:r w:rsidDel="00FF5846">
          <w:delText xml:space="preserve">Fecundity </w:delText>
        </w:r>
      </w:del>
      <w:ins w:id="4" w:author="Susan Harrison" w:date="2019-01-25T13:57:00Z">
        <w:r w:rsidR="00FF5846">
          <w:t xml:space="preserve">Seed set </w:t>
        </w:r>
        <w:commentRangeEnd w:id="2"/>
        <w:r w:rsidR="00FF5846">
          <w:rPr>
            <w:rStyle w:val="CommentReference"/>
          </w:rPr>
          <w:commentReference w:id="2"/>
        </w:r>
      </w:ins>
      <w:r>
        <w:t xml:space="preserve">responded primarily to grass removal, with avoiders responding more than tolerators, and responding more strongly under drought (Fig. 4; Table 3b). Grass removal only affected tolerators when interacting with drought. </w:t>
      </w:r>
    </w:p>
    <w:p w14:paraId="232CCBBC" w14:textId="77777777" w:rsidR="00986AC3" w:rsidRDefault="00986AC3" w:rsidP="00986AC3">
      <w:pPr>
        <w:spacing w:line="480" w:lineRule="auto"/>
        <w:ind w:firstLine="720"/>
      </w:pPr>
      <w:r>
        <w:t>Germination was linked to drought tolerance; species with higher drought tolerance had significantly lower germination rates (</w:t>
      </w:r>
      <w:proofErr w:type="spellStart"/>
      <w:r>
        <w:t>est</w:t>
      </w:r>
      <w:proofErr w:type="spellEnd"/>
      <w:r>
        <w:t xml:space="preserve"> = -0.24, z = -3.34, p &lt; 0.001).</w:t>
      </w:r>
      <w:r>
        <w:tab/>
        <w:t xml:space="preserve"> </w:t>
      </w:r>
    </w:p>
    <w:p w14:paraId="5025B6A8" w14:textId="5A7E9CC8" w:rsidR="004C1ABB" w:rsidRDefault="009F5CD1" w:rsidP="004C1ABB">
      <w:pPr>
        <w:spacing w:line="480" w:lineRule="auto"/>
        <w:rPr>
          <w:b/>
        </w:rPr>
      </w:pPr>
      <w:r w:rsidRPr="001C1087">
        <w:rPr>
          <w:b/>
        </w:rPr>
        <w:t>Discussion</w:t>
      </w:r>
    </w:p>
    <w:p w14:paraId="485368C8" w14:textId="11077CB5" w:rsidR="00F054A8" w:rsidRDefault="00CA29A0" w:rsidP="00BB0F0B">
      <w:pPr>
        <w:spacing w:line="480" w:lineRule="auto"/>
        <w:ind w:firstLine="720"/>
      </w:pPr>
      <w:r>
        <w:t>As predicted, we found that grass competition had a more negative effect on avoiders</w:t>
      </w:r>
      <w:r w:rsidR="00272F93">
        <w:t xml:space="preserve"> than on tolerators, and this</w:t>
      </w:r>
      <w:r>
        <w:t xml:space="preserve"> was strongest</w:t>
      </w:r>
      <w:r w:rsidR="00272F93">
        <w:t xml:space="preserve"> in the</w:t>
      </w:r>
      <w:r>
        <w:t xml:space="preserve"> drought</w:t>
      </w:r>
      <w:r w:rsidR="00272F93">
        <w:t xml:space="preserve"> treatment</w:t>
      </w:r>
      <w:r>
        <w:t xml:space="preserve">. </w:t>
      </w:r>
      <w:r w:rsidR="00B86CA9">
        <w:t xml:space="preserve">Though these </w:t>
      </w:r>
      <w:r w:rsidR="00E81AEC">
        <w:t xml:space="preserve">species </w:t>
      </w:r>
      <w:r w:rsidR="00B86CA9">
        <w:t>are adapted to drought, competition with</w:t>
      </w:r>
      <w:r w:rsidR="00D57CBB">
        <w:t xml:space="preserve"> </w:t>
      </w:r>
      <w:r w:rsidR="00B86CA9">
        <w:t xml:space="preserve">novel </w:t>
      </w:r>
      <w:r w:rsidR="00E27AEC">
        <w:t>invaders</w:t>
      </w:r>
      <w:r w:rsidR="00B86CA9">
        <w:t xml:space="preserve"> intensifie</w:t>
      </w:r>
      <w:r w:rsidR="00073D9D">
        <w:t>d</w:t>
      </w:r>
      <w:r w:rsidR="00B86CA9">
        <w:t xml:space="preserve"> the negative effects of drought</w:t>
      </w:r>
      <w:r w:rsidR="002A29BB">
        <w:t xml:space="preserve"> </w:t>
      </w:r>
      <w:r w:rsidR="00272F93">
        <w:t xml:space="preserve">stress </w:t>
      </w:r>
      <w:r w:rsidR="002A29BB">
        <w:t xml:space="preserve">leading to </w:t>
      </w:r>
      <w:r w:rsidR="00B86CA9">
        <w:t>lower per capita growth rates across species</w:t>
      </w:r>
      <w:r w:rsidR="00F054A8">
        <w:t xml:space="preserve"> with avoiders suffering the largest </w:t>
      </w:r>
      <w:r w:rsidR="00F054A8">
        <w:lastRenderedPageBreak/>
        <w:t>declines</w:t>
      </w:r>
      <w:r w:rsidR="00B86CA9">
        <w:t>.</w:t>
      </w:r>
      <w:r w:rsidR="000D0C8B" w:rsidRPr="00143047">
        <w:t xml:space="preserve"> These findings </w:t>
      </w:r>
      <w:r w:rsidR="002A29BB">
        <w:t>underscore that the</w:t>
      </w:r>
      <w:r w:rsidR="000D0C8B" w:rsidRPr="00143047">
        <w:t xml:space="preserve"> long</w:t>
      </w:r>
      <w:r w:rsidR="00073D9D">
        <w:t>-</w:t>
      </w:r>
      <w:r w:rsidR="000D0C8B" w:rsidRPr="00143047">
        <w:t>term decline in high SLA species observed in this system (</w:t>
      </w:r>
      <w:r w:rsidR="00303E51">
        <w:fldChar w:fldCharType="begin"/>
      </w:r>
      <w:r w:rsidR="00303E51">
        <w:instrText xml:space="preserve"> ADDIN ZOTERO_ITEM CSL_CITATION {"citationID":"6RDHVYhc","properties":{"formattedCitation":"(Harrison {\\i{}et al.} 2015, 2017)","plainCitation":"(Harrison et al. 2015, 2017)","noteIndex":0},"citationItems":[{"id":1071,"uris":["http://zotero.org/users/1207110/items/Y42GQPNK"],"uri":["http://zotero.org/users/1207110/items/Y42GQPNK"],"itemData":{"id":1071,"type":"article-journal","title":"Climate-driven diversity loss in a grassland community","container-title":"Proc Natl Acad Sci U S A","page":"8672-7","volume":"112","abstract":"Local ecological communities represent the scale at which species coexist and share resources, and at which diversity has been experimentally shown to underlie stability, productivity, invasion resistance, and other desirable community properties. Globally, community diversity shows a mixture of increases and decreases over recent decades, and these changes have relatively seldom been linked to climatic trends. In a heterogeneous California grassland, we documented declining plant diversity from 2000 to 2014 at both the local community (5 m(2)) and landscape (27 km(2)) scales, across multiple functional groups and soil environments. Communities became particularly poorer in native annual forbs, which are present as small seedlings in midwinter; within native annual forbs, community composition changed toward lower representation of species with a trait indicating drought intolerance (high specific leaf area). Time series models linked diversity decline to the significant decrease in midwinter precipitation. Livestock grazing history, fire, succession, N deposition, and increases in exotic species could be ruled out as contributing causes. This finding is among the first demonstrations to our knowledge of climate-driven directional loss of species diversity in ecological communities in a natural (nonexperimental) setting. Such diversity losses, which may also foreshadow larger-scale extinctions, may be especially likely in semiarid regions that are undergoing climatic trends toward higher aridity and lower productivity.","DOI":"10.1073/pnas.1502074112","ISSN":"1091-6490 (Electronic) 0027-8424 (Linking)","note":"PMCID: PMC4507231","author":[{"family":"Harrison","given":"S. P."},{"family":"Gornish","given":"E. S."},{"family":"Copeland","given":"S."}],"issued":{"date-parts":[["2015",7,14]]}}},{"id":199,"uris":["http://zotero.org/users/1207110/items/AFRUEUMU"],"uri":["http://zotero.org/users/1207110/items/AFRUEUMU"],"itemData":{"id":199,"type":"article-journal","title":"Climate-driven diversity change in annual grasslands: Drought plus deluge does not equal normal","container-title":"Global Change Biology","abstract":"Climate forecasts agree that increased variability and extremes will tend to reduce the availability of water in many terrestrial ecosystems. Increasingly severe droughts may be exacerbated both by warmer temperatures and by the relative unavailability of water that arrives in more sporadic and intense rainfall events. Using long-term data and an experimental water manipulation, we examined the resilience of a heterogeneous annual grassland community to a prolonged series of dry winters that led to a decline in plant species richness (2000–2014), followed by a near-record wet winter (2016–2017), a climatic sequence that broadly resembles the predicted future in its high variability. In our 80, 5-m2 observational plots, species richness did not recover in response to the wet winter, and the positive relationship of richness to annual winter rainfall thus showed a significant weakening trend over the 18-year time period. In experiments on 100, 1-m2 plots, wintertime water supplementation increased and drought shelters decreased the seedling survival and final individual biomass of native annual forbs, the main functional group contributing to the observed long-term decline in richness. Water supplementation also increased the total cover of native annual forbs, but only increased richness within nested subplots to which seeds were also added. We conclude that prolonged dry winters, by increasing seedling mortality and reducing growth of native forbs, may have diminished the seedbank and thus the recovery potential of diversity in this community. However, the wet winter and the watering treatment did cause recovery of the community mean values of a key functional trait (specific leaf area, an indicator of drought intolerance), suggesting that some aggregate community properties may be stabilized by functional redundancy among species.","DOI":"10.1111/gcb.14018","ISSN":"1365-2486","journalAbbreviation":"Glob. Change Biol.","author":[{"family":"Harrison","given":"Susan P."},{"family":"LaForgia","given":"Marina L."},{"family":"Latimer","given":"Andrew M."}],"issued":{"date-parts":[["2017"]]}}}],"schema":"https://github.com/citation-style-language/schema/raw/master/csl-citation.json"} </w:instrText>
      </w:r>
      <w:r w:rsidR="00303E51">
        <w:fldChar w:fldCharType="separate"/>
      </w:r>
      <w:r w:rsidR="00303E51" w:rsidRPr="00303E51">
        <w:t xml:space="preserve">Harrison </w:t>
      </w:r>
      <w:r w:rsidR="00303E51" w:rsidRPr="00303E51">
        <w:rPr>
          <w:i/>
          <w:iCs/>
        </w:rPr>
        <w:t>et al.</w:t>
      </w:r>
      <w:r w:rsidR="00303E51" w:rsidRPr="00303E51">
        <w:t xml:space="preserve"> 2015, 2017)</w:t>
      </w:r>
      <w:r w:rsidR="00303E51">
        <w:fldChar w:fldCharType="end"/>
      </w:r>
      <w:r w:rsidR="00684B5F">
        <w:t xml:space="preserve"> </w:t>
      </w:r>
      <w:r w:rsidR="000D0C8B" w:rsidRPr="00143047">
        <w:t>is n</w:t>
      </w:r>
      <w:r w:rsidR="001E0A25">
        <w:t xml:space="preserve">either a normal fluctuation nor </w:t>
      </w:r>
      <w:r w:rsidR="000D0C8B" w:rsidRPr="00143047">
        <w:t xml:space="preserve">strictly a consequence of </w:t>
      </w:r>
      <w:r w:rsidR="00073D9D">
        <w:t>a drier climate</w:t>
      </w:r>
      <w:r w:rsidR="000D0C8B" w:rsidRPr="00143047">
        <w:t xml:space="preserve">, but </w:t>
      </w:r>
      <w:r w:rsidR="003D4185">
        <w:t xml:space="preserve">rather </w:t>
      </w:r>
      <w:r w:rsidR="006E47F6">
        <w:t xml:space="preserve">a result of </w:t>
      </w:r>
      <w:r w:rsidR="000D0C8B" w:rsidRPr="00143047">
        <w:t>competition with invasive grasses</w:t>
      </w:r>
      <w:r w:rsidR="006E47F6">
        <w:t xml:space="preserve"> </w:t>
      </w:r>
      <w:r w:rsidR="00612CEA">
        <w:t>inhibiting</w:t>
      </w:r>
      <w:r w:rsidR="000D0C8B" w:rsidRPr="00143047">
        <w:t xml:space="preserve"> these species’ abilities to cope with fluctuating climates, especially drought. </w:t>
      </w:r>
      <w:r w:rsidR="00F054A8">
        <w:t xml:space="preserve">While </w:t>
      </w:r>
      <w:ins w:id="5" w:author="Susan Harrison" w:date="2019-01-25T13:32:00Z">
        <w:r w:rsidR="00CB3DBF">
          <w:t xml:space="preserve">species of both </w:t>
        </w:r>
      </w:ins>
      <w:del w:id="6" w:author="Susan Harrison" w:date="2019-01-25T13:32:00Z">
        <w:r w:rsidR="00F054A8" w:rsidDel="00CB3DBF">
          <w:delText xml:space="preserve">neither </w:delText>
        </w:r>
      </w:del>
      <w:r w:rsidR="00F054A8">
        <w:t>strateg</w:t>
      </w:r>
      <w:del w:id="7" w:author="Susan Harrison" w:date="2019-01-25T13:32:00Z">
        <w:r w:rsidR="00F054A8" w:rsidDel="00CB3DBF">
          <w:delText>y</w:delText>
        </w:r>
      </w:del>
      <w:ins w:id="8" w:author="Susan Harrison" w:date="2019-01-25T13:32:00Z">
        <w:r w:rsidR="00CB3DBF">
          <w:t>ies</w:t>
        </w:r>
      </w:ins>
      <w:r w:rsidR="00F054A8">
        <w:t xml:space="preserve"> responded </w:t>
      </w:r>
      <w:ins w:id="9" w:author="Susan Harrison" w:date="2019-01-25T13:32:00Z">
        <w:r w:rsidR="00CB3DBF">
          <w:t>less</w:t>
        </w:r>
      </w:ins>
      <w:del w:id="10" w:author="Susan Harrison" w:date="2019-01-25T13:32:00Z">
        <w:r w:rsidR="000F6423" w:rsidDel="00CB3DBF">
          <w:delText>as</w:delText>
        </w:r>
      </w:del>
      <w:r w:rsidR="000F6423">
        <w:t xml:space="preserve"> </w:t>
      </w:r>
      <w:r w:rsidR="00F054A8">
        <w:t xml:space="preserve">strongly to </w:t>
      </w:r>
      <w:ins w:id="11" w:author="Susan Harrison" w:date="2019-01-25T13:31:00Z">
        <w:r w:rsidR="00CB3DBF">
          <w:t xml:space="preserve">the </w:t>
        </w:r>
      </w:ins>
      <w:r w:rsidR="00F054A8">
        <w:t>watering treatment</w:t>
      </w:r>
      <w:del w:id="12" w:author="Susan Harrison" w:date="2019-01-25T13:32:00Z">
        <w:r w:rsidR="00F054A8" w:rsidDel="00CB3DBF">
          <w:delText>s</w:delText>
        </w:r>
      </w:del>
      <w:ins w:id="13" w:author="Susan Harrison" w:date="2019-01-25T13:31:00Z">
        <w:r w:rsidR="00CB3DBF">
          <w:t xml:space="preserve"> </w:t>
        </w:r>
      </w:ins>
      <w:ins w:id="14" w:author="Susan Harrison" w:date="2019-01-25T13:32:00Z">
        <w:r w:rsidR="00CB3DBF">
          <w:t>than</w:t>
        </w:r>
      </w:ins>
      <w:ins w:id="15" w:author="Susan Harrison" w:date="2019-01-25T13:31:00Z">
        <w:r w:rsidR="00CB3DBF">
          <w:t xml:space="preserve"> to the drought treatment</w:t>
        </w:r>
      </w:ins>
      <w:r w:rsidR="00F054A8">
        <w:t xml:space="preserve">, the </w:t>
      </w:r>
      <w:ins w:id="16" w:author="Susan Harrison" w:date="2019-01-25T13:33:00Z">
        <w:r w:rsidR="00CB3DBF">
          <w:t xml:space="preserve">watering-grass </w:t>
        </w:r>
      </w:ins>
      <w:r w:rsidR="00F054A8">
        <w:t xml:space="preserve">interaction </w:t>
      </w:r>
      <w:del w:id="17" w:author="Susan Harrison" w:date="2019-01-25T13:33:00Z">
        <w:r w:rsidR="00F054A8" w:rsidDel="00CB3DBF">
          <w:delText xml:space="preserve">between watering and grass </w:delText>
        </w:r>
      </w:del>
      <w:r w:rsidR="00F054A8">
        <w:t>had a relatively stronger effect on tolerators</w:t>
      </w:r>
      <w:r w:rsidR="00BB0F0B">
        <w:t xml:space="preserve"> as predicted</w:t>
      </w:r>
      <w:r w:rsidR="006E6B63">
        <w:t xml:space="preserve">. </w:t>
      </w:r>
      <w:commentRangeStart w:id="18"/>
      <w:r w:rsidR="006E6B63">
        <w:t>Population growth rates of both tolerators and avoiders were higher in watered plots, but competition with grasses limited growth rates of tolerators more than avoiders.</w:t>
      </w:r>
      <w:commentRangeEnd w:id="18"/>
      <w:r w:rsidR="00CB3DBF">
        <w:rPr>
          <w:rStyle w:val="CommentReference"/>
        </w:rPr>
        <w:commentReference w:id="18"/>
      </w:r>
      <w:r w:rsidR="006E6B63">
        <w:t xml:space="preserve"> </w:t>
      </w:r>
      <w:ins w:id="19" w:author="Susan Harrison" w:date="2019-01-25T13:34:00Z">
        <w:r w:rsidR="00CB3DBF">
          <w:t xml:space="preserve"> Similarly, in Sonoran Desert annuals, the interaction </w:t>
        </w:r>
      </w:ins>
      <w:ins w:id="20" w:author="Susan Harrison" w:date="2019-01-25T13:36:00Z">
        <w:r w:rsidR="00CB3DBF">
          <w:t xml:space="preserve">of competition and water </w:t>
        </w:r>
      </w:ins>
      <w:ins w:id="21" w:author="Susan Harrison" w:date="2019-01-25T13:34:00Z">
        <w:r w:rsidR="00CB3DBF">
          <w:t xml:space="preserve">affected </w:t>
        </w:r>
      </w:ins>
      <w:ins w:id="22" w:author="Susan Harrison" w:date="2019-01-25T13:35:00Z">
        <w:r w:rsidR="00CB3DBF">
          <w:t xml:space="preserve">slow-growing drought </w:t>
        </w:r>
      </w:ins>
      <w:ins w:id="23" w:author="Susan Harrison" w:date="2019-01-25T13:34:00Z">
        <w:r w:rsidR="00CB3DBF">
          <w:t xml:space="preserve">tolerators more than </w:t>
        </w:r>
      </w:ins>
      <w:ins w:id="24" w:author="Susan Harrison" w:date="2019-01-25T13:35:00Z">
        <w:r w:rsidR="00CB3DBF">
          <w:t xml:space="preserve">fast-growing drought </w:t>
        </w:r>
      </w:ins>
      <w:ins w:id="25" w:author="Susan Harrison" w:date="2019-01-25T13:34:00Z">
        <w:r w:rsidR="00CB3DBF">
          <w:t xml:space="preserve">avoiders </w:t>
        </w:r>
        <w:commentRangeStart w:id="26"/>
        <w:r w:rsidR="00CB3DBF">
          <w:t>(</w:t>
        </w:r>
        <w:proofErr w:type="spellStart"/>
        <w:r w:rsidR="00CB3DBF">
          <w:t>Gremer</w:t>
        </w:r>
        <w:proofErr w:type="spellEnd"/>
        <w:r w:rsidR="00CB3DBF">
          <w:t xml:space="preserve"> et al. 2013)</w:t>
        </w:r>
      </w:ins>
      <w:commentRangeEnd w:id="26"/>
      <w:ins w:id="27" w:author="Susan Harrison" w:date="2019-01-25T13:36:00Z">
        <w:r w:rsidR="00CB3DBF">
          <w:rPr>
            <w:rStyle w:val="CommentReference"/>
          </w:rPr>
          <w:commentReference w:id="26"/>
        </w:r>
      </w:ins>
      <w:ins w:id="28" w:author="Susan Harrison" w:date="2019-01-25T13:34:00Z">
        <w:r w:rsidR="00CB3DBF">
          <w:t xml:space="preserve">.  </w:t>
        </w:r>
      </w:ins>
      <w:del w:id="29" w:author="Susan Harrison" w:date="2019-01-25T13:35:00Z">
        <w:r w:rsidR="009E30C0" w:rsidDel="00CB3DBF">
          <w:rPr>
            <w:rFonts w:ascii="TimesNewRomanPSMT" w:hAnsi="TimesNewRomanPSMT"/>
          </w:rPr>
          <w:delText>I</w:delText>
        </w:r>
        <w:r w:rsidR="00EB482E" w:rsidDel="00CB3DBF">
          <w:rPr>
            <w:rFonts w:ascii="TimesNewRomanPSMT" w:hAnsi="TimesNewRomanPSMT"/>
          </w:rPr>
          <w:delText xml:space="preserve">n one of the few studies </w:delText>
        </w:r>
        <w:r w:rsidR="00EB482E" w:rsidRPr="00A41478" w:rsidDel="00CB3DBF">
          <w:rPr>
            <w:rFonts w:ascii="TimesNewRomanPSMT" w:hAnsi="TimesNewRomanPSMT"/>
          </w:rPr>
          <w:delText xml:space="preserve">investigating </w:delText>
        </w:r>
        <w:r w:rsidR="00EB482E" w:rsidRPr="00A41478" w:rsidDel="00CB3DBF">
          <w:delText xml:space="preserve">differential responses of </w:delText>
        </w:r>
        <w:r w:rsidR="009E30C0" w:rsidDel="00CB3DBF">
          <w:delText xml:space="preserve">these </w:delText>
        </w:r>
        <w:r w:rsidR="00EB482E" w:rsidRPr="00A41478" w:rsidDel="00CB3DBF">
          <w:delText>functional strategies to climate and competition</w:delText>
        </w:r>
        <w:r w:rsidR="00EB482E" w:rsidDel="00CB3DBF">
          <w:delText xml:space="preserve">, </w:delText>
        </w:r>
        <w:r w:rsidR="006E6B63" w:rsidDel="00CB3DBF">
          <w:rPr>
            <w:rFonts w:ascii="TimesNewRomanPSMT" w:hAnsi="TimesNewRomanPSMT"/>
          </w:rPr>
          <w:delText xml:space="preserve">Gremer et al. 2013 </w:delText>
        </w:r>
        <w:r w:rsidR="009E30C0" w:rsidDel="00CB3DBF">
          <w:rPr>
            <w:rFonts w:ascii="TimesNewRomanPSMT" w:hAnsi="TimesNewRomanPSMT"/>
          </w:rPr>
          <w:delText xml:space="preserve">also </w:delText>
        </w:r>
        <w:r w:rsidR="006E6B63" w:rsidDel="00CB3DBF">
          <w:rPr>
            <w:rFonts w:ascii="TimesNewRomanPSMT" w:hAnsi="TimesNewRomanPSMT"/>
          </w:rPr>
          <w:delText>found competition under higher soil moisture to negatively impact tolerators while having less of an effect on avoiders</w:delText>
        </w:r>
        <w:r w:rsidR="00F24761" w:rsidDel="00CB3DBF">
          <w:rPr>
            <w:rFonts w:ascii="TimesNewRomanPSMT" w:hAnsi="TimesNewRomanPSMT"/>
          </w:rPr>
          <w:delText>.</w:delText>
        </w:r>
        <w:r w:rsidR="004901C0" w:rsidDel="00CB3DBF">
          <w:rPr>
            <w:rFonts w:ascii="TimesNewRomanPSMT" w:hAnsi="TimesNewRomanPSMT"/>
          </w:rPr>
          <w:delText xml:space="preserve"> </w:delText>
        </w:r>
      </w:del>
      <w:r w:rsidR="00BB0F0B" w:rsidRPr="00F24761">
        <w:t>T</w:t>
      </w:r>
      <w:r w:rsidR="00BB0F0B" w:rsidRPr="00110F3C">
        <w:t xml:space="preserve">ogether, </w:t>
      </w:r>
      <w:r w:rsidR="00F24761" w:rsidRPr="009410BF">
        <w:t>our</w:t>
      </w:r>
      <w:r w:rsidR="00BB0F0B" w:rsidRPr="00F24761">
        <w:t xml:space="preserve"> </w:t>
      </w:r>
      <w:r w:rsidR="00BB0F0B" w:rsidRPr="00C16668">
        <w:t>re</w:t>
      </w:r>
      <w:r w:rsidR="00BB0F0B" w:rsidRPr="006A25B3">
        <w:t>s</w:t>
      </w:r>
      <w:r w:rsidR="00BB0F0B" w:rsidRPr="009410BF">
        <w:t xml:space="preserve">ults corroborate that competition with invasive grasses is </w:t>
      </w:r>
      <w:ins w:id="30" w:author="Susan Harrison" w:date="2019-01-25T13:37:00Z">
        <w:r w:rsidR="00CB3DBF">
          <w:t>depressing the population growth rates</w:t>
        </w:r>
        <w:r w:rsidR="00CB3DBF" w:rsidRPr="009410BF">
          <w:t xml:space="preserve"> </w:t>
        </w:r>
        <w:r w:rsidR="00CB3DBF">
          <w:t xml:space="preserve">of all species and </w:t>
        </w:r>
      </w:ins>
      <w:ins w:id="31" w:author="Susan Harrison" w:date="2019-01-25T13:39:00Z">
        <w:r w:rsidR="00CB3DBF">
          <w:t>it effects are</w:t>
        </w:r>
      </w:ins>
      <w:ins w:id="32" w:author="Susan Harrison" w:date="2019-01-25T13:38:00Z">
        <w:r w:rsidR="00CB3DBF">
          <w:t xml:space="preserve"> disproportionately </w:t>
        </w:r>
      </w:ins>
      <w:ins w:id="33" w:author="Susan Harrison" w:date="2019-01-25T13:39:00Z">
        <w:r w:rsidR="00CB3DBF">
          <w:t>strong for</w:t>
        </w:r>
      </w:ins>
      <w:del w:id="34" w:author="Susan Harrison" w:date="2019-01-25T13:37:00Z">
        <w:r w:rsidR="00BB0F0B" w:rsidRPr="009410BF" w:rsidDel="00CB3DBF">
          <w:delText xml:space="preserve">altering the </w:delText>
        </w:r>
      </w:del>
      <w:del w:id="35" w:author="Susan Harrison" w:date="2019-01-25T13:38:00Z">
        <w:r w:rsidR="00BB0F0B" w:rsidRPr="009410BF" w:rsidDel="00CB3DBF">
          <w:delText>adaptive advantage</w:delText>
        </w:r>
      </w:del>
      <w:ins w:id="36" w:author="Susan Harrison" w:date="2019-01-25T13:39:00Z">
        <w:r w:rsidR="00CB3DBF">
          <w:t xml:space="preserve"> </w:t>
        </w:r>
      </w:ins>
      <w:ins w:id="37" w:author="Susan Harrison" w:date="2019-01-25T13:37:00Z">
        <w:r w:rsidR="00CB3DBF">
          <w:t xml:space="preserve">avoider </w:t>
        </w:r>
      </w:ins>
      <w:ins w:id="38" w:author="Susan Harrison" w:date="2019-01-25T13:39:00Z">
        <w:r w:rsidR="00CB3DBF">
          <w:t>species</w:t>
        </w:r>
      </w:ins>
      <w:ins w:id="39" w:author="Susan Harrison" w:date="2019-01-25T13:37:00Z">
        <w:r w:rsidR="00CB3DBF">
          <w:t xml:space="preserve"> </w:t>
        </w:r>
      </w:ins>
      <w:del w:id="40" w:author="Susan Harrison" w:date="2019-01-25T13:39:00Z">
        <w:r w:rsidR="00BB0F0B" w:rsidRPr="009410BF" w:rsidDel="00CB3DBF">
          <w:delText xml:space="preserve">s of </w:delText>
        </w:r>
        <w:r w:rsidR="00F24761" w:rsidRPr="009410BF" w:rsidDel="00CB3DBF">
          <w:delText>both drought</w:delText>
        </w:r>
        <w:r w:rsidR="00BB0F0B" w:rsidRPr="00F24761" w:rsidDel="00CB3DBF">
          <w:delText xml:space="preserve"> </w:delText>
        </w:r>
        <w:r w:rsidR="00BB0F0B" w:rsidRPr="00110F3C" w:rsidDel="00CB3DBF">
          <w:delText>strategies</w:delText>
        </w:r>
        <w:r w:rsidR="00110F3C" w:rsidDel="00CB3DBF">
          <w:delText xml:space="preserve"> by lowering</w:delText>
        </w:r>
      </w:del>
      <w:ins w:id="41" w:author="Susan Harrison" w:date="2019-01-25T13:39:00Z">
        <w:r w:rsidR="00CB3DBF">
          <w:t>in dry years</w:t>
        </w:r>
      </w:ins>
      <w:del w:id="42" w:author="Susan Harrison" w:date="2019-01-25T13:37:00Z">
        <w:r w:rsidR="00110F3C" w:rsidDel="00CB3DBF">
          <w:delText xml:space="preserve"> population growth rates</w:delText>
        </w:r>
      </w:del>
      <w:r w:rsidR="00BB0F0B" w:rsidRPr="00110F3C">
        <w:t>.</w:t>
      </w:r>
    </w:p>
    <w:p w14:paraId="7F2B2860" w14:textId="37F0C4F6" w:rsidR="006E6B63" w:rsidRDefault="00497DAB" w:rsidP="00F6798E">
      <w:pPr>
        <w:spacing w:line="480" w:lineRule="auto"/>
        <w:ind w:firstLine="720"/>
        <w:rPr>
          <w:rFonts w:ascii="TimesNewRomanPSMT" w:hAnsi="TimesNewRomanPSMT"/>
        </w:rPr>
      </w:pPr>
      <w:r w:rsidRPr="00911B31">
        <w:rPr>
          <w:rFonts w:ascii="TimesNewRomanPSMT" w:hAnsi="TimesNewRomanPSMT"/>
        </w:rPr>
        <w:t>M</w:t>
      </w:r>
      <w:r w:rsidR="006E47F6" w:rsidRPr="00911B31">
        <w:rPr>
          <w:rFonts w:ascii="TimesNewRomanPSMT" w:hAnsi="TimesNewRomanPSMT"/>
        </w:rPr>
        <w:t>ortality</w:t>
      </w:r>
      <w:r w:rsidR="00BB0F0B" w:rsidRPr="00911B31">
        <w:rPr>
          <w:rFonts w:ascii="TimesNewRomanPSMT" w:hAnsi="TimesNewRomanPSMT"/>
        </w:rPr>
        <w:t xml:space="preserve"> </w:t>
      </w:r>
      <w:r w:rsidRPr="00911B31">
        <w:rPr>
          <w:rFonts w:ascii="TimesNewRomanPSMT" w:hAnsi="TimesNewRomanPSMT"/>
        </w:rPr>
        <w:t xml:space="preserve">was the main driver of </w:t>
      </w:r>
      <w:r w:rsidR="00AF6E2F">
        <w:rPr>
          <w:rFonts w:ascii="TimesNewRomanPSMT" w:hAnsi="TimesNewRomanPSMT"/>
        </w:rPr>
        <w:t xml:space="preserve">changes in per capita </w:t>
      </w:r>
      <w:r w:rsidR="00BB0F0B" w:rsidRPr="00911B31">
        <w:rPr>
          <w:rFonts w:ascii="TimesNewRomanPSMT" w:hAnsi="TimesNewRomanPSMT"/>
        </w:rPr>
        <w:t xml:space="preserve">population growth </w:t>
      </w:r>
      <w:r w:rsidR="00AF6E2F">
        <w:rPr>
          <w:rFonts w:ascii="TimesNewRomanPSMT" w:hAnsi="TimesNewRomanPSMT"/>
        </w:rPr>
        <w:t>rates</w:t>
      </w:r>
      <w:r w:rsidR="006E47F6" w:rsidRPr="00911B31">
        <w:rPr>
          <w:rFonts w:ascii="TimesNewRomanPSMT" w:hAnsi="TimesNewRomanPSMT"/>
        </w:rPr>
        <w:t xml:space="preserve">, </w:t>
      </w:r>
      <w:r w:rsidR="003D74A8" w:rsidRPr="00911B31">
        <w:rPr>
          <w:rFonts w:ascii="TimesNewRomanPSMT" w:hAnsi="TimesNewRomanPSMT"/>
        </w:rPr>
        <w:t xml:space="preserve">with smaller changes in seed set reinforcing these </w:t>
      </w:r>
      <w:r w:rsidR="00C41337">
        <w:rPr>
          <w:rFonts w:ascii="TimesNewRomanPSMT" w:hAnsi="TimesNewRomanPSMT"/>
        </w:rPr>
        <w:t>responses</w:t>
      </w:r>
      <w:r w:rsidR="003D74A8" w:rsidRPr="00911B31">
        <w:rPr>
          <w:rFonts w:ascii="TimesNewRomanPSMT" w:hAnsi="TimesNewRomanPSMT"/>
        </w:rPr>
        <w:t>.</w:t>
      </w:r>
      <w:r w:rsidR="003D74A8" w:rsidRPr="003D74A8">
        <w:rPr>
          <w:rFonts w:ascii="TimesNewRomanPSMT" w:hAnsi="TimesNewRomanPSMT"/>
        </w:rPr>
        <w:t xml:space="preserve"> </w:t>
      </w:r>
      <w:r w:rsidR="003D74A8">
        <w:rPr>
          <w:rFonts w:ascii="TimesNewRomanPSMT" w:hAnsi="TimesNewRomanPSMT"/>
        </w:rPr>
        <w:t>G</w:t>
      </w:r>
      <w:r w:rsidR="002F2451" w:rsidRPr="002F2451">
        <w:rPr>
          <w:rFonts w:ascii="TimesNewRomanPSMT" w:hAnsi="TimesNewRomanPSMT"/>
        </w:rPr>
        <w:t xml:space="preserve">rass competition intensified the </w:t>
      </w:r>
      <w:r w:rsidR="00947AC8">
        <w:rPr>
          <w:rFonts w:ascii="TimesNewRomanPSMT" w:hAnsi="TimesNewRomanPSMT"/>
        </w:rPr>
        <w:t xml:space="preserve">negative </w:t>
      </w:r>
      <w:r w:rsidR="002F2451" w:rsidRPr="002F2451">
        <w:rPr>
          <w:rFonts w:ascii="TimesNewRomanPSMT" w:hAnsi="TimesNewRomanPSMT"/>
        </w:rPr>
        <w:t>effects of drought</w:t>
      </w:r>
      <w:r w:rsidR="00D052B6">
        <w:rPr>
          <w:rFonts w:ascii="TimesNewRomanPSMT" w:hAnsi="TimesNewRomanPSMT"/>
        </w:rPr>
        <w:t xml:space="preserve"> by</w:t>
      </w:r>
      <w:r w:rsidR="002F2451" w:rsidRPr="002F2451">
        <w:rPr>
          <w:rFonts w:ascii="TimesNewRomanPSMT" w:hAnsi="TimesNewRomanPSMT"/>
        </w:rPr>
        <w:t xml:space="preserve"> </w:t>
      </w:r>
      <w:r w:rsidR="00A765B9">
        <w:rPr>
          <w:rFonts w:ascii="TimesNewRomanPSMT" w:hAnsi="TimesNewRomanPSMT"/>
        </w:rPr>
        <w:t>causing</w:t>
      </w:r>
      <w:r w:rsidR="00D23264">
        <w:rPr>
          <w:rFonts w:ascii="TimesNewRomanPSMT" w:hAnsi="TimesNewRomanPSMT"/>
        </w:rPr>
        <w:t xml:space="preserve"> both</w:t>
      </w:r>
      <w:r w:rsidR="002F2451" w:rsidRPr="002F2451">
        <w:rPr>
          <w:rFonts w:ascii="TimesNewRomanPSMT" w:hAnsi="TimesNewRomanPSMT"/>
        </w:rPr>
        <w:t xml:space="preserve"> increased mortality and lower seed set</w:t>
      </w:r>
      <w:r w:rsidR="00A765B9">
        <w:rPr>
          <w:rFonts w:ascii="TimesNewRomanPSMT" w:hAnsi="TimesNewRomanPSMT"/>
        </w:rPr>
        <w:t>, ultimate</w:t>
      </w:r>
      <w:ins w:id="43" w:author="Susan Harrison" w:date="2019-01-25T13:40:00Z">
        <w:r w:rsidR="00CB3DBF">
          <w:rPr>
            <w:rFonts w:ascii="TimesNewRomanPSMT" w:hAnsi="TimesNewRomanPSMT"/>
          </w:rPr>
          <w:t xml:space="preserve">ly </w:t>
        </w:r>
      </w:ins>
      <w:del w:id="44" w:author="Susan Harrison" w:date="2019-01-25T13:58:00Z">
        <w:r w:rsidR="00A765B9" w:rsidDel="00FF5846">
          <w:rPr>
            <w:rFonts w:ascii="TimesNewRomanPSMT" w:hAnsi="TimesNewRomanPSMT"/>
          </w:rPr>
          <w:delText xml:space="preserve"> </w:delText>
        </w:r>
      </w:del>
      <w:r w:rsidR="00A765B9">
        <w:rPr>
          <w:rFonts w:ascii="TimesNewRomanPSMT" w:hAnsi="TimesNewRomanPSMT"/>
        </w:rPr>
        <w:t>leading to</w:t>
      </w:r>
      <w:r w:rsidR="00D23264">
        <w:rPr>
          <w:rFonts w:ascii="TimesNewRomanPSMT" w:hAnsi="TimesNewRomanPSMT"/>
        </w:rPr>
        <w:t xml:space="preserve"> </w:t>
      </w:r>
      <w:r w:rsidR="002F2451" w:rsidRPr="002F2451">
        <w:rPr>
          <w:rFonts w:ascii="TimesNewRomanPSMT" w:hAnsi="TimesNewRomanPSMT"/>
        </w:rPr>
        <w:t>lower growth rates</w:t>
      </w:r>
      <w:r w:rsidR="003D74A8">
        <w:rPr>
          <w:rFonts w:ascii="TimesNewRomanPSMT" w:hAnsi="TimesNewRomanPSMT"/>
        </w:rPr>
        <w:t xml:space="preserve"> in </w:t>
      </w:r>
      <w:del w:id="45" w:author="Susan Harrison" w:date="2019-01-25T13:40:00Z">
        <w:r w:rsidR="003D74A8" w:rsidDel="00CB3DBF">
          <w:rPr>
            <w:rFonts w:ascii="TimesNewRomanPSMT" w:hAnsi="TimesNewRomanPSMT"/>
          </w:rPr>
          <w:delText>both tolerators and avoiders</w:delText>
        </w:r>
      </w:del>
      <w:ins w:id="46" w:author="Susan Harrison" w:date="2019-01-25T13:40:00Z">
        <w:r w:rsidR="00CB3DBF">
          <w:rPr>
            <w:rFonts w:ascii="TimesNewRomanPSMT" w:hAnsi="TimesNewRomanPSMT"/>
          </w:rPr>
          <w:t>all species</w:t>
        </w:r>
      </w:ins>
      <w:r w:rsidR="003D74A8">
        <w:rPr>
          <w:rFonts w:ascii="TimesNewRomanPSMT" w:hAnsi="TimesNewRomanPSMT"/>
        </w:rPr>
        <w:t xml:space="preserve">, but with </w:t>
      </w:r>
      <w:ins w:id="47" w:author="Susan Harrison" w:date="2019-01-25T13:40:00Z">
        <w:r w:rsidR="00CB3DBF">
          <w:rPr>
            <w:rFonts w:ascii="TimesNewRomanPSMT" w:hAnsi="TimesNewRomanPSMT"/>
          </w:rPr>
          <w:t xml:space="preserve">the </w:t>
        </w:r>
      </w:ins>
      <w:del w:id="48" w:author="Susan Harrison" w:date="2019-01-25T13:40:00Z">
        <w:r w:rsidR="003D74A8" w:rsidDel="00CB3DBF">
          <w:rPr>
            <w:rFonts w:ascii="TimesNewRomanPSMT" w:hAnsi="TimesNewRomanPSMT"/>
          </w:rPr>
          <w:delText xml:space="preserve">stronger </w:delText>
        </w:r>
      </w:del>
      <w:ins w:id="49" w:author="Susan Harrison" w:date="2019-01-25T13:40:00Z">
        <w:r w:rsidR="00CB3DBF">
          <w:rPr>
            <w:rFonts w:ascii="TimesNewRomanPSMT" w:hAnsi="TimesNewRomanPSMT"/>
          </w:rPr>
          <w:t xml:space="preserve">strongest </w:t>
        </w:r>
      </w:ins>
      <w:r w:rsidR="003D74A8">
        <w:rPr>
          <w:rFonts w:ascii="TimesNewRomanPSMT" w:hAnsi="TimesNewRomanPSMT"/>
        </w:rPr>
        <w:t>effects</w:t>
      </w:r>
      <w:del w:id="50" w:author="Susan Harrison" w:date="2019-01-25T13:40:00Z">
        <w:r w:rsidR="003D74A8" w:rsidDel="00CB3DBF">
          <w:rPr>
            <w:rFonts w:ascii="TimesNewRomanPSMT" w:hAnsi="TimesNewRomanPSMT"/>
          </w:rPr>
          <w:delText xml:space="preserve"> for </w:delText>
        </w:r>
      </w:del>
      <w:ins w:id="51" w:author="Susan Harrison" w:date="2019-01-25T13:40:00Z">
        <w:r w:rsidR="00CB3DBF">
          <w:rPr>
            <w:rFonts w:ascii="TimesNewRomanPSMT" w:hAnsi="TimesNewRomanPSMT"/>
          </w:rPr>
          <w:t xml:space="preserve"> on </w:t>
        </w:r>
      </w:ins>
      <w:r w:rsidR="003D74A8">
        <w:rPr>
          <w:rFonts w:ascii="TimesNewRomanPSMT" w:hAnsi="TimesNewRomanPSMT"/>
        </w:rPr>
        <w:t>avoiders</w:t>
      </w:r>
      <w:del w:id="52" w:author="Susan Harrison" w:date="2019-01-25T13:40:00Z">
        <w:r w:rsidR="002F2451" w:rsidRPr="002F2451" w:rsidDel="00CB3DBF">
          <w:rPr>
            <w:rFonts w:ascii="TimesNewRomanPSMT" w:hAnsi="TimesNewRomanPSMT"/>
          </w:rPr>
          <w:delText xml:space="preserve">. </w:delText>
        </w:r>
        <w:r w:rsidR="00AF6E2F" w:rsidDel="00CB3DBF">
          <w:rPr>
            <w:rFonts w:ascii="TimesNewRomanPSMT" w:hAnsi="TimesNewRomanPSMT"/>
          </w:rPr>
          <w:delText>These results also match those found by</w:delText>
        </w:r>
      </w:del>
      <w:ins w:id="53" w:author="Susan Harrison" w:date="2019-01-25T13:40:00Z">
        <w:r w:rsidR="00CB3DBF">
          <w:rPr>
            <w:rFonts w:ascii="TimesNewRomanPSMT" w:hAnsi="TimesNewRomanPSMT"/>
          </w:rPr>
          <w:t>, again consistent with results in Sonoran Desert annuals (</w:t>
        </w:r>
      </w:ins>
      <w:proofErr w:type="spellStart"/>
      <w:del w:id="54" w:author="Susan Harrison" w:date="2019-01-25T13:41:00Z">
        <w:r w:rsidR="006F28F6" w:rsidDel="00CB3DBF">
          <w:rPr>
            <w:rFonts w:ascii="TimesNewRomanPSMT" w:hAnsi="TimesNewRomanPSMT"/>
          </w:rPr>
          <w:delText xml:space="preserve"> </w:delText>
        </w:r>
      </w:del>
      <w:r w:rsidR="006F28F6" w:rsidRPr="00870857">
        <w:t>Gremer</w:t>
      </w:r>
      <w:proofErr w:type="spellEnd"/>
      <w:r w:rsidR="006F28F6" w:rsidRPr="00870857">
        <w:t xml:space="preserve"> et al. (2013)</w:t>
      </w:r>
      <w:del w:id="55" w:author="Susan Harrison" w:date="2019-01-25T13:41:00Z">
        <w:r w:rsidR="00AF6E2F" w:rsidDel="00CB3DBF">
          <w:delText>, who</w:delText>
        </w:r>
        <w:r w:rsidR="006F28F6" w:rsidRPr="00870857" w:rsidDel="00CB3DBF">
          <w:delText xml:space="preserve"> found competition</w:delText>
        </w:r>
        <w:r w:rsidR="006F28F6" w:rsidDel="00CB3DBF">
          <w:delText xml:space="preserve"> under low soil moisture</w:delText>
        </w:r>
        <w:r w:rsidR="006F28F6" w:rsidRPr="00870857" w:rsidDel="00CB3DBF">
          <w:delText xml:space="preserve"> to be more limiting of seed set in </w:delText>
        </w:r>
        <w:r w:rsidR="006F28F6" w:rsidDel="00CB3DBF">
          <w:delText xml:space="preserve">an </w:delText>
        </w:r>
        <w:r w:rsidR="006F28F6" w:rsidRPr="00870857" w:rsidDel="00CB3DBF">
          <w:delText>avoider</w:delText>
        </w:r>
        <w:r w:rsidR="00E1223D" w:rsidDel="00CB3DBF">
          <w:delText xml:space="preserve"> </w:delText>
        </w:r>
        <w:r w:rsidR="006F28F6" w:rsidRPr="00870857" w:rsidDel="00CB3DBF">
          <w:delText xml:space="preserve">than in </w:delText>
        </w:r>
        <w:r w:rsidR="006F28F6" w:rsidDel="00CB3DBF">
          <w:delText xml:space="preserve">a </w:delText>
        </w:r>
        <w:r w:rsidR="006F28F6" w:rsidRPr="00870857" w:rsidDel="00CB3DBF">
          <w:delText>tolerator</w:delText>
        </w:r>
      </w:del>
      <w:r w:rsidR="006F28F6" w:rsidRPr="00870857">
        <w:t xml:space="preserve">. </w:t>
      </w:r>
      <w:r w:rsidR="00120E09">
        <w:t xml:space="preserve">Though </w:t>
      </w:r>
      <w:r w:rsidR="00144330">
        <w:t xml:space="preserve">both </w:t>
      </w:r>
      <w:r w:rsidR="00120E09" w:rsidRPr="00144330">
        <w:rPr>
          <w:rFonts w:ascii="TimesNewRomanPSMT" w:hAnsi="TimesNewRomanPSMT"/>
        </w:rPr>
        <w:t>d</w:t>
      </w:r>
      <w:r w:rsidR="00CC73CA" w:rsidRPr="00144330">
        <w:rPr>
          <w:rFonts w:ascii="TimesNewRomanPSMT" w:hAnsi="TimesNewRomanPSMT"/>
        </w:rPr>
        <w:t xml:space="preserve">rought-induced mortality (Harrison et al 2017, others) and </w:t>
      </w:r>
      <w:r w:rsidR="00120E09" w:rsidRPr="00144330">
        <w:rPr>
          <w:rFonts w:ascii="TimesNewRomanPSMT" w:hAnsi="TimesNewRomanPSMT"/>
        </w:rPr>
        <w:t>lower seed set in the presence of competitors (</w:t>
      </w:r>
      <w:r w:rsidR="00120E09" w:rsidRPr="00144330">
        <w:t>MacDougall &amp; Turkington 2005,</w:t>
      </w:r>
      <w:r w:rsidR="00120E09" w:rsidRPr="00144330">
        <w:rPr>
          <w:rFonts w:ascii="TimesNewRomanPSMT" w:hAnsi="TimesNewRomanPSMT"/>
        </w:rPr>
        <w:t xml:space="preserve"> Goldberg et al. 2001, Latimer and Jacobs 2010) are well-documented, </w:t>
      </w:r>
      <w:r w:rsidR="00144330" w:rsidRPr="00144330">
        <w:rPr>
          <w:rFonts w:ascii="TimesNewRomanPSMT" w:hAnsi="TimesNewRomanPSMT"/>
        </w:rPr>
        <w:t>support</w:t>
      </w:r>
      <w:r w:rsidR="00120E09" w:rsidRPr="00144330">
        <w:rPr>
          <w:rFonts w:ascii="TimesNewRomanPSMT" w:hAnsi="TimesNewRomanPSMT"/>
        </w:rPr>
        <w:t xml:space="preserve"> for </w:t>
      </w:r>
      <w:r w:rsidR="009B6563" w:rsidRPr="00144330">
        <w:rPr>
          <w:rFonts w:ascii="TimesNewRomanPSMT" w:hAnsi="TimesNewRomanPSMT"/>
        </w:rPr>
        <w:t>competition-induced mortality</w:t>
      </w:r>
      <w:r w:rsidR="00110F3C">
        <w:rPr>
          <w:rFonts w:ascii="TimesNewRomanPSMT" w:hAnsi="TimesNewRomanPSMT"/>
        </w:rPr>
        <w:t xml:space="preserve"> </w:t>
      </w:r>
      <w:r w:rsidR="00120E09" w:rsidRPr="00144330">
        <w:rPr>
          <w:rFonts w:ascii="TimesNewRomanPSMT" w:hAnsi="TimesNewRomanPSMT"/>
        </w:rPr>
        <w:t xml:space="preserve">is less </w:t>
      </w:r>
      <w:r w:rsidR="00110F3C">
        <w:rPr>
          <w:rFonts w:ascii="TimesNewRomanPSMT" w:hAnsi="TimesNewRomanPSMT"/>
        </w:rPr>
        <w:t>common</w:t>
      </w:r>
      <w:del w:id="56" w:author="Susan Harrison" w:date="2019-01-25T13:51:00Z">
        <w:r w:rsidR="00120E09" w:rsidRPr="00144330" w:rsidDel="00A33C12">
          <w:rPr>
            <w:rFonts w:ascii="TimesNewRomanPSMT" w:hAnsi="TimesNewRomanPSMT"/>
          </w:rPr>
          <w:delText>.</w:delText>
        </w:r>
        <w:r w:rsidR="006F28F6" w:rsidRPr="00144330" w:rsidDel="00A33C12">
          <w:rPr>
            <w:rFonts w:ascii="TimesNewRomanPSMT" w:hAnsi="TimesNewRomanPSMT"/>
          </w:rPr>
          <w:delText xml:space="preserve"> </w:delText>
        </w:r>
        <w:r w:rsidR="00120E09" w:rsidRPr="00144330" w:rsidDel="00A33C12">
          <w:rPr>
            <w:rFonts w:ascii="TimesNewRomanPSMT" w:hAnsi="TimesNewRomanPSMT"/>
          </w:rPr>
          <w:delText xml:space="preserve">There is some </w:delText>
        </w:r>
        <w:r w:rsidR="00DC5AF3" w:rsidRPr="00144330" w:rsidDel="00A33C12">
          <w:rPr>
            <w:rFonts w:ascii="TimesNewRomanPSMT" w:hAnsi="TimesNewRomanPSMT"/>
          </w:rPr>
          <w:delText xml:space="preserve">evidence for </w:delText>
        </w:r>
        <w:r w:rsidR="003E2C05" w:rsidDel="00A33C12">
          <w:rPr>
            <w:rFonts w:ascii="TimesNewRomanPSMT" w:hAnsi="TimesNewRomanPSMT"/>
          </w:rPr>
          <w:delText>lower mortality</w:delText>
        </w:r>
        <w:r w:rsidR="00CA616B" w:rsidRPr="00144330" w:rsidDel="00A33C12">
          <w:rPr>
            <w:rFonts w:ascii="TimesNewRomanPSMT" w:hAnsi="TimesNewRomanPSMT"/>
          </w:rPr>
          <w:delText xml:space="preserve"> in the absence of </w:delText>
        </w:r>
        <w:r w:rsidR="003F402B" w:rsidRPr="00144330" w:rsidDel="00A33C12">
          <w:rPr>
            <w:rFonts w:ascii="TimesNewRomanPSMT" w:hAnsi="TimesNewRomanPSMT"/>
          </w:rPr>
          <w:delText>competition</w:delText>
        </w:r>
        <w:r w:rsidR="007A3456" w:rsidRPr="00144330" w:rsidDel="00A33C12">
          <w:rPr>
            <w:rFonts w:ascii="TimesNewRomanPSMT" w:hAnsi="TimesNewRomanPSMT"/>
          </w:rPr>
          <w:delText xml:space="preserve"> (Thomson et al. 2017</w:delText>
        </w:r>
        <w:r w:rsidR="00CA616B" w:rsidRPr="00144330" w:rsidDel="00A33C12">
          <w:rPr>
            <w:rFonts w:ascii="TimesNewRomanPSMT" w:hAnsi="TimesNewRomanPSMT"/>
          </w:rPr>
          <w:delText>)</w:delText>
        </w:r>
        <w:r w:rsidR="007A3456" w:rsidRPr="00144330" w:rsidDel="00A33C12">
          <w:rPr>
            <w:rFonts w:ascii="TimesNewRomanPSMT" w:hAnsi="TimesNewRomanPSMT"/>
          </w:rPr>
          <w:delText xml:space="preserve">, </w:delText>
        </w:r>
        <w:r w:rsidR="00EF5425" w:rsidDel="00A33C12">
          <w:rPr>
            <w:rFonts w:ascii="TimesNewRomanPSMT" w:hAnsi="TimesNewRomanPSMT"/>
          </w:rPr>
          <w:delText>but</w:delText>
        </w:r>
        <w:r w:rsidR="00120E09" w:rsidRPr="00144330" w:rsidDel="00A33C12">
          <w:rPr>
            <w:rFonts w:ascii="TimesNewRomanPSMT" w:hAnsi="TimesNewRomanPSMT"/>
          </w:rPr>
          <w:delText xml:space="preserve"> other studies </w:delText>
        </w:r>
        <w:r w:rsidR="009B6563" w:rsidRPr="00144330" w:rsidDel="00A33C12">
          <w:rPr>
            <w:rFonts w:ascii="TimesNewRomanPSMT" w:hAnsi="TimesNewRomanPSMT"/>
          </w:rPr>
          <w:delText>find</w:delText>
        </w:r>
        <w:r w:rsidR="00120E09" w:rsidRPr="00144330" w:rsidDel="00A33C12">
          <w:rPr>
            <w:rFonts w:ascii="TimesNewRomanPSMT" w:hAnsi="TimesNewRomanPSMT"/>
          </w:rPr>
          <w:delText xml:space="preserve"> no effects of competition on </w:delText>
        </w:r>
        <w:r w:rsidR="003E2C05" w:rsidDel="00A33C12">
          <w:rPr>
            <w:rFonts w:ascii="TimesNewRomanPSMT" w:hAnsi="TimesNewRomanPSMT"/>
          </w:rPr>
          <w:delText>mortal</w:delText>
        </w:r>
        <w:r w:rsidR="00BE5066" w:rsidDel="00A33C12">
          <w:rPr>
            <w:rFonts w:ascii="TimesNewRomanPSMT" w:hAnsi="TimesNewRomanPSMT"/>
          </w:rPr>
          <w:delText>it</w:delText>
        </w:r>
        <w:r w:rsidR="003E2C05" w:rsidDel="00A33C12">
          <w:rPr>
            <w:rFonts w:ascii="TimesNewRomanPSMT" w:hAnsi="TimesNewRomanPSMT"/>
          </w:rPr>
          <w:delText>y</w:delText>
        </w:r>
      </w:del>
      <w:r w:rsidR="003E2C05" w:rsidRPr="00144330">
        <w:rPr>
          <w:rFonts w:ascii="TimesNewRomanPSMT" w:hAnsi="TimesNewRomanPSMT"/>
        </w:rPr>
        <w:t xml:space="preserve"> </w:t>
      </w:r>
      <w:r w:rsidR="00120E09" w:rsidRPr="00144330">
        <w:rPr>
          <w:rFonts w:ascii="TimesNewRomanPSMT" w:hAnsi="TimesNewRomanPSMT"/>
        </w:rPr>
        <w:t>(Thomson et al. 2018, Goldberg et al. 2001</w:t>
      </w:r>
      <w:ins w:id="57" w:author="Susan Harrison" w:date="2019-01-25T13:51:00Z">
        <w:r w:rsidR="00A33C12">
          <w:rPr>
            <w:rFonts w:ascii="TimesNewRomanPSMT" w:hAnsi="TimesNewRomanPSMT"/>
          </w:rPr>
          <w:t xml:space="preserve">; but see </w:t>
        </w:r>
        <w:r w:rsidR="00A33C12" w:rsidRPr="00144330">
          <w:rPr>
            <w:rFonts w:ascii="TimesNewRomanPSMT" w:hAnsi="TimesNewRomanPSMT"/>
          </w:rPr>
          <w:t>Thomson et al. 2017</w:t>
        </w:r>
      </w:ins>
      <w:r w:rsidR="00120E09" w:rsidRPr="00144330">
        <w:rPr>
          <w:rFonts w:ascii="TimesNewRomanPSMT" w:hAnsi="TimesNewRomanPSMT"/>
        </w:rPr>
        <w:t xml:space="preserve">). </w:t>
      </w:r>
      <w:commentRangeStart w:id="58"/>
      <w:r w:rsidR="00C41337">
        <w:rPr>
          <w:rFonts w:ascii="TimesNewRomanPSMT" w:hAnsi="TimesNewRomanPSMT"/>
        </w:rPr>
        <w:t xml:space="preserve">The competition-induced mortality that we found may have been driven by </w:t>
      </w:r>
      <w:r w:rsidR="00C41337" w:rsidRPr="00144330">
        <w:rPr>
          <w:rFonts w:ascii="TimesNewRomanPSMT" w:hAnsi="TimesNewRomanPSMT"/>
        </w:rPr>
        <w:t>good germinating rains</w:t>
      </w:r>
      <w:r w:rsidR="00C41337">
        <w:rPr>
          <w:rFonts w:ascii="TimesNewRomanPSMT" w:hAnsi="TimesNewRomanPSMT"/>
        </w:rPr>
        <w:t xml:space="preserve"> </w:t>
      </w:r>
      <w:r w:rsidR="00985A3D">
        <w:rPr>
          <w:rFonts w:ascii="TimesNewRomanPSMT" w:hAnsi="TimesNewRomanPSMT"/>
        </w:rPr>
        <w:t>creating</w:t>
      </w:r>
      <w:r w:rsidR="00C41337">
        <w:rPr>
          <w:rFonts w:ascii="TimesNewRomanPSMT" w:hAnsi="TimesNewRomanPSMT"/>
        </w:rPr>
        <w:t xml:space="preserve"> higher densities of plants</w:t>
      </w:r>
      <w:commentRangeEnd w:id="58"/>
      <w:r w:rsidR="00CB3DBF">
        <w:rPr>
          <w:rStyle w:val="CommentReference"/>
        </w:rPr>
        <w:commentReference w:id="58"/>
      </w:r>
      <w:r w:rsidR="00C41337">
        <w:rPr>
          <w:rFonts w:ascii="TimesNewRomanPSMT" w:hAnsi="TimesNewRomanPSMT"/>
        </w:rPr>
        <w:t xml:space="preserve"> </w:t>
      </w:r>
      <w:r w:rsidR="00C41337" w:rsidRPr="00144330">
        <w:rPr>
          <w:rFonts w:ascii="TimesNewRomanPSMT" w:hAnsi="TimesNewRomanPSMT"/>
        </w:rPr>
        <w:t>(Thomson et al. 2018, Levine et al. 2008)</w:t>
      </w:r>
      <w:r w:rsidR="00C41337">
        <w:rPr>
          <w:rFonts w:ascii="TimesNewRomanPSMT" w:hAnsi="TimesNewRomanPSMT"/>
        </w:rPr>
        <w:t>, w</w:t>
      </w:r>
      <w:r w:rsidR="00C41337" w:rsidRPr="00144330">
        <w:rPr>
          <w:rFonts w:ascii="TimesNewRomanPSMT" w:hAnsi="TimesNewRomanPSMT"/>
        </w:rPr>
        <w:t>hich</w:t>
      </w:r>
      <w:r w:rsidR="00B23578">
        <w:rPr>
          <w:rFonts w:ascii="TimesNewRomanPSMT" w:hAnsi="TimesNewRomanPSMT"/>
        </w:rPr>
        <w:t xml:space="preserve"> non-additively</w:t>
      </w:r>
      <w:r w:rsidR="00C41337" w:rsidRPr="00144330">
        <w:rPr>
          <w:rFonts w:ascii="TimesNewRomanPSMT" w:hAnsi="TimesNewRomanPSMT"/>
        </w:rPr>
        <w:t xml:space="preserve"> intensif</w:t>
      </w:r>
      <w:r w:rsidR="00C41337">
        <w:rPr>
          <w:rFonts w:ascii="TimesNewRomanPSMT" w:hAnsi="TimesNewRomanPSMT"/>
        </w:rPr>
        <w:t>ied</w:t>
      </w:r>
      <w:r w:rsidR="00C41337" w:rsidRPr="00144330">
        <w:rPr>
          <w:rFonts w:ascii="TimesNewRomanPSMT" w:hAnsi="TimesNewRomanPSMT"/>
        </w:rPr>
        <w:t xml:space="preserve"> drought-induced mortality</w:t>
      </w:r>
      <w:r w:rsidR="00B23578">
        <w:rPr>
          <w:rFonts w:ascii="TimesNewRomanPSMT" w:hAnsi="TimesNewRomanPSMT"/>
        </w:rPr>
        <w:t xml:space="preserve"> later in the season</w:t>
      </w:r>
      <w:r w:rsidR="00CC463A" w:rsidRPr="00144330">
        <w:rPr>
          <w:rFonts w:ascii="TimesNewRomanPSMT" w:hAnsi="TimesNewRomanPSMT"/>
        </w:rPr>
        <w:t>.</w:t>
      </w:r>
      <w:r w:rsidR="00CA616B" w:rsidRPr="00144330">
        <w:rPr>
          <w:rFonts w:ascii="TimesNewRomanPSMT" w:hAnsi="TimesNewRomanPSMT"/>
        </w:rPr>
        <w:t xml:space="preserve"> </w:t>
      </w:r>
      <w:commentRangeStart w:id="59"/>
      <w:ins w:id="60" w:author="Susan Harrison" w:date="2019-01-25T13:55:00Z">
        <w:r w:rsidR="00B223BC">
          <w:rPr>
            <w:rFonts w:ascii="TimesNewRomanPSMT" w:hAnsi="TimesNewRomanPSMT"/>
          </w:rPr>
          <w:t xml:space="preserve">In watered plots, competitive pressure negated the beneficial effects </w:t>
        </w:r>
        <w:r w:rsidR="00B223BC">
          <w:rPr>
            <w:rFonts w:ascii="TimesNewRomanPSMT" w:hAnsi="TimesNewRomanPSMT"/>
          </w:rPr>
          <w:lastRenderedPageBreak/>
          <w:t>of a higher resource environment</w:t>
        </w:r>
      </w:ins>
      <w:ins w:id="61" w:author="Susan Harrison" w:date="2019-01-25T13:56:00Z">
        <w:r w:rsidR="00B223BC">
          <w:rPr>
            <w:rFonts w:ascii="TimesNewRomanPSMT" w:hAnsi="TimesNewRomanPSMT"/>
          </w:rPr>
          <w:t xml:space="preserve"> for tolerators, </w:t>
        </w:r>
      </w:ins>
      <w:ins w:id="62" w:author="Susan Harrison" w:date="2019-01-25T13:55:00Z">
        <w:r w:rsidR="00B223BC">
          <w:rPr>
            <w:rFonts w:ascii="TimesNewRomanPSMT" w:hAnsi="TimesNewRomanPSMT"/>
          </w:rPr>
          <w:t>while not affecting avoiders</w:t>
        </w:r>
        <w:r w:rsidR="00B223BC" w:rsidRPr="00C001A4">
          <w:rPr>
            <w:rFonts w:ascii="TimesNewRomanPSMT" w:hAnsi="TimesNewRomanPSMT"/>
          </w:rPr>
          <w:t>.</w:t>
        </w:r>
      </w:ins>
      <w:ins w:id="63" w:author="Susan Harrison" w:date="2019-01-25T13:56:00Z">
        <w:r w:rsidR="00B223BC">
          <w:rPr>
            <w:rFonts w:ascii="TimesNewRomanPSMT" w:hAnsi="TimesNewRomanPSMT"/>
          </w:rPr>
          <w:t xml:space="preserve">  </w:t>
        </w:r>
      </w:ins>
      <w:ins w:id="64" w:author="Susan Harrison" w:date="2019-01-25T13:53:00Z">
        <w:r w:rsidR="00A33C12">
          <w:rPr>
            <w:rFonts w:ascii="TimesNewRomanPSMT" w:hAnsi="TimesNewRomanPSMT"/>
          </w:rPr>
          <w:t xml:space="preserve">In contrast to mortality, </w:t>
        </w:r>
      </w:ins>
      <w:del w:id="65" w:author="Susan Harrison" w:date="2019-01-25T13:53:00Z">
        <w:r w:rsidR="000F2A6B" w:rsidDel="00A33C12">
          <w:rPr>
            <w:rFonts w:ascii="TimesNewRomanPSMT" w:hAnsi="TimesNewRomanPSMT"/>
          </w:rPr>
          <w:delText xml:space="preserve">Conversely, </w:delText>
        </w:r>
      </w:del>
      <w:ins w:id="66" w:author="Susan Harrison" w:date="2019-01-25T13:53:00Z">
        <w:r w:rsidR="00A33C12">
          <w:rPr>
            <w:rFonts w:ascii="TimesNewRomanPSMT" w:hAnsi="TimesNewRomanPSMT"/>
          </w:rPr>
          <w:t>s</w:t>
        </w:r>
      </w:ins>
      <w:ins w:id="67" w:author="Susan Harrison" w:date="2019-01-25T13:52:00Z">
        <w:r w:rsidR="00A33C12">
          <w:rPr>
            <w:rFonts w:ascii="TimesNewRomanPSMT" w:hAnsi="TimesNewRomanPSMT"/>
          </w:rPr>
          <w:t xml:space="preserve">eed set was unaffected by either </w:t>
        </w:r>
      </w:ins>
      <w:r w:rsidR="000F2A6B">
        <w:rPr>
          <w:rFonts w:ascii="TimesNewRomanPSMT" w:hAnsi="TimesNewRomanPSMT"/>
        </w:rPr>
        <w:t>w</w:t>
      </w:r>
      <w:r w:rsidR="00F6798E">
        <w:rPr>
          <w:rFonts w:ascii="TimesNewRomanPSMT" w:hAnsi="TimesNewRomanPSMT"/>
        </w:rPr>
        <w:t xml:space="preserve">atering </w:t>
      </w:r>
      <w:del w:id="68" w:author="Susan Harrison" w:date="2019-01-25T13:52:00Z">
        <w:r w:rsidDel="00A33C12">
          <w:rPr>
            <w:rFonts w:ascii="TimesNewRomanPSMT" w:hAnsi="TimesNewRomanPSMT"/>
          </w:rPr>
          <w:delText xml:space="preserve">and </w:delText>
        </w:r>
      </w:del>
      <w:ins w:id="69" w:author="Susan Harrison" w:date="2019-01-25T13:52:00Z">
        <w:r w:rsidR="00A33C12">
          <w:rPr>
            <w:rFonts w:ascii="TimesNewRomanPSMT" w:hAnsi="TimesNewRomanPSMT"/>
          </w:rPr>
          <w:t xml:space="preserve">or </w:t>
        </w:r>
      </w:ins>
      <w:r>
        <w:rPr>
          <w:rFonts w:ascii="TimesNewRomanPSMT" w:hAnsi="TimesNewRomanPSMT"/>
        </w:rPr>
        <w:t>its interaction with grass</w:t>
      </w:r>
      <w:ins w:id="70" w:author="Susan Harrison" w:date="2019-01-25T13:56:00Z">
        <w:r w:rsidR="00B223BC">
          <w:rPr>
            <w:rFonts w:ascii="TimesNewRomanPSMT" w:hAnsi="TimesNewRomanPSMT"/>
          </w:rPr>
          <w:t>.</w:t>
        </w:r>
      </w:ins>
      <w:ins w:id="71" w:author="Susan Harrison" w:date="2019-01-25T13:53:00Z">
        <w:r w:rsidR="00A33C12">
          <w:rPr>
            <w:rFonts w:ascii="TimesNewRomanPSMT" w:hAnsi="TimesNewRomanPSMT"/>
          </w:rPr>
          <w:t xml:space="preserve"> </w:t>
        </w:r>
      </w:ins>
      <w:del w:id="72" w:author="Susan Harrison" w:date="2019-01-25T13:53:00Z">
        <w:r w:rsidDel="00A33C12">
          <w:rPr>
            <w:rFonts w:ascii="TimesNewRomanPSMT" w:hAnsi="TimesNewRomanPSMT"/>
          </w:rPr>
          <w:delText xml:space="preserve"> </w:delText>
        </w:r>
        <w:r w:rsidR="00F6798E" w:rsidDel="00A33C12">
          <w:rPr>
            <w:rFonts w:ascii="TimesNewRomanPSMT" w:hAnsi="TimesNewRomanPSMT"/>
          </w:rPr>
          <w:delText>did not alter</w:delText>
        </w:r>
        <w:r w:rsidDel="00A33C12">
          <w:rPr>
            <w:rFonts w:ascii="TimesNewRomanPSMT" w:hAnsi="TimesNewRomanPSMT"/>
          </w:rPr>
          <w:delText xml:space="preserve"> seed set in either strategy. I</w:delText>
        </w:r>
      </w:del>
      <w:del w:id="73" w:author="Susan Harrison" w:date="2019-01-25T13:55:00Z">
        <w:r w:rsidDel="00B223BC">
          <w:rPr>
            <w:rFonts w:ascii="TimesNewRomanPSMT" w:hAnsi="TimesNewRomanPSMT"/>
          </w:rPr>
          <w:delText>nstead, c</w:delText>
        </w:r>
        <w:r w:rsidR="006E6B63" w:rsidDel="00B223BC">
          <w:rPr>
            <w:rFonts w:ascii="TimesNewRomanPSMT" w:hAnsi="TimesNewRomanPSMT"/>
          </w:rPr>
          <w:delText xml:space="preserve">ompetitive pressure in watered plots negated the beneficial effects of </w:delText>
        </w:r>
        <w:r w:rsidR="00B23578" w:rsidDel="00B223BC">
          <w:rPr>
            <w:rFonts w:ascii="TimesNewRomanPSMT" w:hAnsi="TimesNewRomanPSMT"/>
          </w:rPr>
          <w:delText>a higher resource environment</w:delText>
        </w:r>
        <w:r w:rsidR="006E6B63" w:rsidDel="00B223BC">
          <w:rPr>
            <w:rFonts w:ascii="TimesNewRomanPSMT" w:hAnsi="TimesNewRomanPSMT"/>
          </w:rPr>
          <w:delText xml:space="preserve">, </w:delText>
        </w:r>
      </w:del>
      <w:del w:id="74" w:author="Susan Harrison" w:date="2019-01-25T13:53:00Z">
        <w:r w:rsidR="006E6B63" w:rsidDel="00A33C12">
          <w:rPr>
            <w:rFonts w:ascii="TimesNewRomanPSMT" w:hAnsi="TimesNewRomanPSMT"/>
          </w:rPr>
          <w:delText>leading to increased</w:delText>
        </w:r>
      </w:del>
      <w:del w:id="75" w:author="Susan Harrison" w:date="2019-01-25T13:55:00Z">
        <w:r w:rsidR="006E6B63" w:rsidDel="00B223BC">
          <w:rPr>
            <w:rFonts w:ascii="TimesNewRomanPSMT" w:hAnsi="TimesNewRomanPSMT"/>
          </w:rPr>
          <w:delText xml:space="preserve"> mortality in tolerators</w:delText>
        </w:r>
        <w:r w:rsidR="00D82E90" w:rsidDel="00B223BC">
          <w:rPr>
            <w:rFonts w:ascii="TimesNewRomanPSMT" w:hAnsi="TimesNewRomanPSMT"/>
          </w:rPr>
          <w:delText xml:space="preserve"> while </w:delText>
        </w:r>
      </w:del>
      <w:del w:id="76" w:author="Susan Harrison" w:date="2019-01-25T13:43:00Z">
        <w:r w:rsidR="00D82E90" w:rsidDel="00CB3DBF">
          <w:rPr>
            <w:rFonts w:ascii="TimesNewRomanPSMT" w:hAnsi="TimesNewRomanPSMT"/>
          </w:rPr>
          <w:delText>having no effect on</w:delText>
        </w:r>
      </w:del>
      <w:del w:id="77" w:author="Susan Harrison" w:date="2019-01-25T13:55:00Z">
        <w:r w:rsidR="00D82E90" w:rsidDel="00B223BC">
          <w:rPr>
            <w:rFonts w:ascii="TimesNewRomanPSMT" w:hAnsi="TimesNewRomanPSMT"/>
          </w:rPr>
          <w:delText xml:space="preserve"> avoiders</w:delText>
        </w:r>
        <w:r w:rsidR="006E6B63" w:rsidRPr="00C001A4" w:rsidDel="00B223BC">
          <w:rPr>
            <w:rFonts w:ascii="TimesNewRomanPSMT" w:hAnsi="TimesNewRomanPSMT"/>
          </w:rPr>
          <w:delText>.</w:delText>
        </w:r>
      </w:del>
      <w:r>
        <w:rPr>
          <w:rFonts w:ascii="TimesNewRomanPSMT" w:hAnsi="TimesNewRomanPSMT"/>
        </w:rPr>
        <w:t xml:space="preserve"> </w:t>
      </w:r>
      <w:del w:id="78" w:author="Susan Harrison" w:date="2019-01-25T13:44:00Z">
        <w:r w:rsidR="00985A3D" w:rsidDel="00CB3DBF">
          <w:rPr>
            <w:rFonts w:ascii="TimesNewRomanPSMT" w:hAnsi="TimesNewRomanPSMT"/>
          </w:rPr>
          <w:delText>The effects of n</w:delText>
        </w:r>
      </w:del>
      <w:ins w:id="79" w:author="Susan Harrison" w:date="2019-01-25T13:44:00Z">
        <w:r w:rsidR="00CB3DBF">
          <w:rPr>
            <w:rFonts w:ascii="TimesNewRomanPSMT" w:hAnsi="TimesNewRomanPSMT"/>
          </w:rPr>
          <w:t>N</w:t>
        </w:r>
      </w:ins>
      <w:r w:rsidR="000F2A6B" w:rsidRPr="003B69E5">
        <w:rPr>
          <w:rFonts w:ascii="TimesNewRomanPSMT" w:hAnsi="TimesNewRomanPSMT"/>
        </w:rPr>
        <w:t xml:space="preserve">ovel competition </w:t>
      </w:r>
      <w:r w:rsidR="00B23578" w:rsidRPr="003B69E5">
        <w:rPr>
          <w:rFonts w:ascii="TimesNewRomanPSMT" w:hAnsi="TimesNewRomanPSMT"/>
        </w:rPr>
        <w:t xml:space="preserve">and its interaction with climate </w:t>
      </w:r>
      <w:r w:rsidR="00557F98">
        <w:rPr>
          <w:rFonts w:ascii="TimesNewRomanPSMT" w:hAnsi="TimesNewRomanPSMT"/>
        </w:rPr>
        <w:t xml:space="preserve">are </w:t>
      </w:r>
      <w:r w:rsidR="00EB43A8">
        <w:rPr>
          <w:rFonts w:ascii="TimesNewRomanPSMT" w:hAnsi="TimesNewRomanPSMT"/>
        </w:rPr>
        <w:t xml:space="preserve">thus </w:t>
      </w:r>
      <w:del w:id="80" w:author="Susan Harrison" w:date="2019-01-25T13:44:00Z">
        <w:r w:rsidR="00557F98" w:rsidDel="00CB3DBF">
          <w:rPr>
            <w:rFonts w:ascii="TimesNewRomanPSMT" w:hAnsi="TimesNewRomanPSMT"/>
          </w:rPr>
          <w:delText xml:space="preserve">greater </w:delText>
        </w:r>
      </w:del>
      <w:ins w:id="81" w:author="Susan Harrison" w:date="2019-01-25T13:44:00Z">
        <w:r w:rsidR="00CB3DBF">
          <w:rPr>
            <w:rFonts w:ascii="TimesNewRomanPSMT" w:hAnsi="TimesNewRomanPSMT"/>
          </w:rPr>
          <w:t xml:space="preserve">more significant </w:t>
        </w:r>
      </w:ins>
      <w:r w:rsidR="00557F98">
        <w:rPr>
          <w:rFonts w:ascii="TimesNewRomanPSMT" w:hAnsi="TimesNewRomanPSMT"/>
        </w:rPr>
        <w:t xml:space="preserve">for avoiders, as they </w:t>
      </w:r>
      <w:del w:id="82" w:author="Susan Harrison" w:date="2019-01-25T13:43:00Z">
        <w:r w:rsidR="00985A3D" w:rsidDel="00CB3DBF">
          <w:rPr>
            <w:rFonts w:ascii="TimesNewRomanPSMT" w:hAnsi="TimesNewRomanPSMT"/>
          </w:rPr>
          <w:delText>permeate</w:delText>
        </w:r>
        <w:r w:rsidR="00B23578" w:rsidRPr="003B69E5" w:rsidDel="00CB3DBF">
          <w:rPr>
            <w:rFonts w:ascii="TimesNewRomanPSMT" w:hAnsi="TimesNewRomanPSMT"/>
          </w:rPr>
          <w:delText xml:space="preserve"> </w:delText>
        </w:r>
      </w:del>
      <w:ins w:id="83" w:author="Susan Harrison" w:date="2019-01-25T13:45:00Z">
        <w:r w:rsidR="00CB3DBF">
          <w:rPr>
            <w:rFonts w:ascii="TimesNewRomanPSMT" w:hAnsi="TimesNewRomanPSMT"/>
          </w:rPr>
          <w:t>reduce fitness in</w:t>
        </w:r>
      </w:ins>
      <w:del w:id="84" w:author="Susan Harrison" w:date="2019-01-25T13:45:00Z">
        <w:r w:rsidR="00B23578" w:rsidRPr="003B69E5" w:rsidDel="00CB3DBF">
          <w:rPr>
            <w:rFonts w:ascii="TimesNewRomanPSMT" w:hAnsi="TimesNewRomanPSMT"/>
          </w:rPr>
          <w:delText>across</w:delText>
        </w:r>
      </w:del>
      <w:r w:rsidR="00B23578" w:rsidRPr="003B69E5">
        <w:rPr>
          <w:rFonts w:ascii="TimesNewRomanPSMT" w:hAnsi="TimesNewRomanPSMT"/>
        </w:rPr>
        <w:t xml:space="preserve"> </w:t>
      </w:r>
      <w:r w:rsidR="00D655A9" w:rsidRPr="003B69E5">
        <w:rPr>
          <w:rFonts w:ascii="TimesNewRomanPSMT" w:hAnsi="TimesNewRomanPSMT"/>
        </w:rPr>
        <w:t>multiple life stages</w:t>
      </w:r>
      <w:r w:rsidR="00EB43A8">
        <w:rPr>
          <w:rFonts w:ascii="TimesNewRomanPSMT" w:hAnsi="TimesNewRomanPSMT"/>
        </w:rPr>
        <w:t xml:space="preserve"> while </w:t>
      </w:r>
      <w:r w:rsidR="0019348E">
        <w:rPr>
          <w:rFonts w:ascii="TimesNewRomanPSMT" w:hAnsi="TimesNewRomanPSMT"/>
        </w:rPr>
        <w:t xml:space="preserve">only </w:t>
      </w:r>
      <w:r w:rsidR="00EB43A8">
        <w:rPr>
          <w:rFonts w:ascii="TimesNewRomanPSMT" w:hAnsi="TimesNewRomanPSMT"/>
        </w:rPr>
        <w:t>affect</w:t>
      </w:r>
      <w:r w:rsidR="0019348E">
        <w:rPr>
          <w:rFonts w:ascii="TimesNewRomanPSMT" w:hAnsi="TimesNewRomanPSMT"/>
        </w:rPr>
        <w:t>ing</w:t>
      </w:r>
      <w:r w:rsidR="00EB43A8">
        <w:rPr>
          <w:rFonts w:ascii="TimesNewRomanPSMT" w:hAnsi="TimesNewRomanPSMT"/>
        </w:rPr>
        <w:t xml:space="preserve"> mortality in tolerators. </w:t>
      </w:r>
      <w:commentRangeEnd w:id="59"/>
      <w:r w:rsidR="008D0CFE">
        <w:rPr>
          <w:rStyle w:val="CommentReference"/>
        </w:rPr>
        <w:commentReference w:id="59"/>
      </w:r>
    </w:p>
    <w:p w14:paraId="009A92A7" w14:textId="25B02213" w:rsidR="00D82E90" w:rsidRPr="0030229B" w:rsidRDefault="00317FEA" w:rsidP="0030229B">
      <w:pPr>
        <w:spacing w:line="480" w:lineRule="auto"/>
        <w:ind w:firstLine="720"/>
      </w:pPr>
      <w:del w:id="85" w:author="Susan Harrison" w:date="2019-01-25T13:46:00Z">
        <w:r w:rsidDel="00CB3DBF">
          <w:delText>Although the per capita population growth rates we obtained were relatively high,</w:delText>
        </w:r>
        <w:r w:rsidRPr="00D1775B" w:rsidDel="00CB3DBF">
          <w:delText xml:space="preserve"> </w:delText>
        </w:r>
      </w:del>
      <w:ins w:id="86" w:author="Susan Harrison" w:date="2019-01-25T13:46:00Z">
        <w:r w:rsidR="00CB3DBF">
          <w:t>T</w:t>
        </w:r>
      </w:ins>
      <w:del w:id="87" w:author="Susan Harrison" w:date="2019-01-25T13:46:00Z">
        <w:r w:rsidR="00C624DA" w:rsidRPr="00D1775B" w:rsidDel="00CB3DBF">
          <w:delText>t</w:delText>
        </w:r>
      </w:del>
      <w:r w:rsidR="00C624DA" w:rsidRPr="00D1775B">
        <w:t xml:space="preserve">he </w:t>
      </w:r>
      <w:del w:id="88" w:author="Susan Harrison" w:date="2019-01-25T13:48:00Z">
        <w:r w:rsidR="00C624DA" w:rsidRPr="00D1775B" w:rsidDel="00CB3DBF">
          <w:delText xml:space="preserve">directional </w:delText>
        </w:r>
      </w:del>
      <w:ins w:id="89" w:author="Susan Harrison" w:date="2019-01-25T13:48:00Z">
        <w:r w:rsidR="00CB3DBF">
          <w:t>responses of</w:t>
        </w:r>
      </w:ins>
      <w:del w:id="90" w:author="Susan Harrison" w:date="2019-01-25T13:48:00Z">
        <w:r w:rsidR="00C624DA" w:rsidRPr="00D1775B" w:rsidDel="00CB3DBF">
          <w:delText xml:space="preserve">changes </w:delText>
        </w:r>
        <w:r w:rsidR="00C624DA" w:rsidDel="00CB3DBF">
          <w:delText>in</w:delText>
        </w:r>
      </w:del>
      <w:r w:rsidR="00C624DA">
        <w:t xml:space="preserve"> tolerators and avoiders </w:t>
      </w:r>
      <w:ins w:id="91" w:author="Susan Harrison" w:date="2019-01-25T13:48:00Z">
        <w:r w:rsidR="00CB3DBF">
          <w:t xml:space="preserve">to our treatments </w:t>
        </w:r>
      </w:ins>
      <w:del w:id="92" w:author="Susan Harrison" w:date="2019-01-25T13:48:00Z">
        <w:r w:rsidR="00C624DA" w:rsidDel="00CB3DBF">
          <w:delText>in</w:delText>
        </w:r>
        <w:r w:rsidR="00C624DA" w:rsidRPr="00D1775B" w:rsidDel="00CB3DBF">
          <w:delText xml:space="preserve"> response to watering and grass treatments</w:delText>
        </w:r>
      </w:del>
      <w:r w:rsidR="00C624DA" w:rsidRPr="00D1775B">
        <w:t xml:space="preserve"> </w:t>
      </w:r>
      <w:r w:rsidR="00C624DA">
        <w:t xml:space="preserve">are qualitatively </w:t>
      </w:r>
      <w:r w:rsidR="00C624DA" w:rsidRPr="00D1775B">
        <w:t xml:space="preserve">consistent with observed changes </w:t>
      </w:r>
      <w:r w:rsidR="00C624DA">
        <w:t xml:space="preserve">in </w:t>
      </w:r>
      <w:r w:rsidR="00C624DA" w:rsidRPr="00D1775B">
        <w:t>this community</w:t>
      </w:r>
      <w:ins w:id="93" w:author="Susan Harrison" w:date="2019-01-25T13:46:00Z">
        <w:r w:rsidR="00CB3DBF">
          <w:t xml:space="preserve">, including the </w:t>
        </w:r>
      </w:ins>
      <w:del w:id="94" w:author="Susan Harrison" w:date="2019-01-25T13:46:00Z">
        <w:r w:rsidR="00D82E90" w:rsidDel="00CB3DBF">
          <w:delText>.</w:delText>
        </w:r>
      </w:del>
      <w:r w:rsidR="00D82E90">
        <w:t xml:space="preserve"> </w:t>
      </w:r>
      <w:del w:id="95" w:author="Susan Harrison" w:date="2019-01-25T13:46:00Z">
        <w:r w:rsidR="00D4027D" w:rsidDel="00CB3DBF">
          <w:delText xml:space="preserve">In addition to </w:delText>
        </w:r>
        <w:r w:rsidR="00653D2E" w:rsidDel="00CB3DBF">
          <w:delText xml:space="preserve">the changes in avoiders supporting </w:delText>
        </w:r>
        <w:r w:rsidR="00D4027D" w:rsidDel="00CB3DBF">
          <w:delText xml:space="preserve">the </w:delText>
        </w:r>
      </w:del>
      <w:r w:rsidR="00D4027D">
        <w:t xml:space="preserve">long-term decline in </w:t>
      </w:r>
      <w:del w:id="96" w:author="Susan Harrison" w:date="2019-01-25T13:46:00Z">
        <w:r w:rsidR="00D4027D" w:rsidDel="00CB3DBF">
          <w:delText xml:space="preserve">high </w:delText>
        </w:r>
      </w:del>
      <w:ins w:id="97" w:author="Susan Harrison" w:date="2019-01-25T13:46:00Z">
        <w:r w:rsidR="00CB3DBF">
          <w:t>high-</w:t>
        </w:r>
      </w:ins>
      <w:r w:rsidR="00D4027D">
        <w:t>SLA</w:t>
      </w:r>
      <w:ins w:id="98" w:author="Susan Harrison" w:date="2019-01-25T13:46:00Z">
        <w:r w:rsidR="00CB3DBF">
          <w:t xml:space="preserve"> (i.e. avoider)</w:t>
        </w:r>
      </w:ins>
      <w:r w:rsidR="00D4027D">
        <w:t xml:space="preserve"> forbs (Harrison et al. 2015)</w:t>
      </w:r>
      <w:r w:rsidR="00D220FE">
        <w:t xml:space="preserve">, </w:t>
      </w:r>
      <w:del w:id="99" w:author="Susan Harrison" w:date="2019-01-25T13:46:00Z">
        <w:r w:rsidR="00EC40FD" w:rsidDel="00CB3DBF">
          <w:delText xml:space="preserve">we also found </w:delText>
        </w:r>
        <w:r w:rsidR="003B69E5" w:rsidDel="00CB3DBF">
          <w:delText xml:space="preserve">support </w:delText>
        </w:r>
      </w:del>
      <w:ins w:id="100" w:author="Susan Harrison" w:date="2019-01-25T13:46:00Z">
        <w:r w:rsidR="00CB3DBF">
          <w:t xml:space="preserve">and the increase in </w:t>
        </w:r>
      </w:ins>
      <w:moveToRangeStart w:id="101" w:author="Susan Harrison" w:date="2019-01-25T13:47:00Z" w:name="move536187356"/>
      <w:moveTo w:id="102" w:author="Susan Harrison" w:date="2019-01-25T13:47:00Z">
        <w:r w:rsidR="00CB3DBF">
          <w:t xml:space="preserve">low-SLA </w:t>
        </w:r>
      </w:moveTo>
      <w:ins w:id="103" w:author="Susan Harrison" w:date="2019-01-25T13:47:00Z">
        <w:r w:rsidR="00CB3DBF">
          <w:t xml:space="preserve">(i.e., </w:t>
        </w:r>
        <w:proofErr w:type="spellStart"/>
        <w:r w:rsidR="00CB3DBF">
          <w:t>tolerator</w:t>
        </w:r>
        <w:proofErr w:type="spellEnd"/>
        <w:r w:rsidR="00CB3DBF">
          <w:t xml:space="preserve">) </w:t>
        </w:r>
      </w:ins>
      <w:moveTo w:id="104" w:author="Susan Harrison" w:date="2019-01-25T13:47:00Z">
        <w:r w:rsidR="00CB3DBF">
          <w:t xml:space="preserve">forbs </w:t>
        </w:r>
        <w:del w:id="105" w:author="Susan Harrison" w:date="2019-01-25T13:47:00Z">
          <w:r w:rsidR="00CB3DBF" w:rsidDel="00CB3DBF">
            <w:delText xml:space="preserve">increased in abundance </w:delText>
          </w:r>
        </w:del>
        <w:r w:rsidR="00CB3DBF">
          <w:t xml:space="preserve">during the </w:t>
        </w:r>
        <w:del w:id="106" w:author="Susan Harrison" w:date="2019-01-25T13:47:00Z">
          <w:r w:rsidR="00CB3DBF" w:rsidDel="00CB3DBF">
            <w:delText xml:space="preserve">recent </w:delText>
          </w:r>
        </w:del>
        <w:r w:rsidR="00CB3DBF">
          <w:t>extreme drought</w:t>
        </w:r>
      </w:moveTo>
      <w:ins w:id="107" w:author="Susan Harrison" w:date="2019-01-25T13:47:00Z">
        <w:r w:rsidR="00CB3DBF">
          <w:t xml:space="preserve"> of 2014 when grass cover was substantially reduced </w:t>
        </w:r>
      </w:ins>
      <w:moveTo w:id="108" w:author="Susan Harrison" w:date="2019-01-25T13:47:00Z">
        <w:del w:id="109" w:author="Susan Harrison" w:date="2019-01-25T13:47:00Z">
          <w:r w:rsidR="00CB3DBF" w:rsidDel="00CB3DBF">
            <w:delText xml:space="preserve">, with the concurrent reduction in grass likely contributing to this increase </w:delText>
          </w:r>
        </w:del>
        <w:r w:rsidR="00CB3DBF">
          <w:fldChar w:fldCharType="begin"/>
        </w:r>
        <w:r w:rsidR="00CB3DBF">
          <w:instrText xml:space="preserve"> ADDIN ZOTERO_ITEM CSL_CITATION {"citationID":"Y7G0xzYb","properties":{"formattedCitation":"(Copeland {\\i{}et al.} 2016; LaForgia {\\i{}et al.} 2018)","plainCitation":"(Copeland et al. 2016; LaForgia et al. 2018)","noteIndex":0},"citationItems":[{"id":596,"uris":["http://zotero.org/users/1207110/items/AHDC4ZT3"],"uri":["http://zotero.org/users/1207110/items/AHDC4ZT3"],"itemData":{"id":596,"type":"article-journal","title":"Ecological effects of extreme drought on Californian herbaceous plant communities","container-title":"Ecological Monographs","page":"295-311","volume":"86","abstract":"Understanding the consequences of extreme climatic events is a growing challenge in ecology. Climatic extremes may differentially affect varying elements of biodiversity, and may not always produce ecological effects exceeding those of \"normal\" climatic variation in space and time. We asked how the extreme drought years of 2013-2014 affected the cover, species richness, functional trait means, functional diversity, and phylogenetic diversity of herbaceous plant communities across the California Floristic Province. We compared the directions and magnitudes of these drought effects with expectations from four \"pre-drought\" studies of variation in water availability: (1) a watering experiment, (2) a long-term (15-yr) monitoring of interannual variability, (3) a resampling of historic (57-yr-old) plots within a warming and drying region, and (4) natural variation in communities over a broad geographic gradient in precipitation. We found that the drought was associated with consistent reductions in species richness and cover, especially for annual forbs and exotic annual grasses, but not with changes in functional or phylogenetic diversity. Except for total cover and cover of exotic annual grasses, most drought effects did not exceed quantitative expectations based on the four pre-drought studies. Qualitatively, plant community responses to the drought were most concordant with responses to pre-drought interannual rainfall variability in the 15-yr monitoring study, and least concordant with responses to the geographic gradient in precipitation. Our results suggest that, at least in the short term, extreme drought may cause only a subset of community metrics to respond in ways that exceed normal-background variability.","DOI":"10.1002/ecm.1218","ISSN":"0012-9615","author":[{"family":"Copeland","given":"S. M."},{"family":"Harrison","given":"S. P."},{"family":"Latimer","given":"A. M."},{"family":"Damschen","given":"E. I."},{"family":"Eskelinen","given":"A. M."},{"family":"Fernandez-Going","given":"B."},{"family":"Spasojevic","given":"M. J."},{"family":"Anacker","given":"B. L."},{"family":"Thorne","given":"J. H."}],"issued":{"date-parts":[["2016",8]]}}},{"id":137,"uris":["http://zotero.org/users/1207110/items/M4A6B2SA"],"uri":["http://zotero.org/users/1207110/items/M4A6B2SA"],"itemData":{"id":137,"type":"article-journal","title":"Seed banks of native forbs, but not exotic grasses, increase during extreme drought","container-title":"Ecology","page":"n/a-n/a","abstract":"Extreme droughts such as the one that affected California in 2012–2015 have been linked to severe ecological consequences in perennial-dominated communities such as forests. In annual communities, drought impacts are difficult to assess because many species persist through facultative multiyear seed dormancy, which leads to the development of seed banks. Impacts of extreme drought on the abundance and composition of the seed banks of whole communities are little known. In 80 heterogeneous grassland plots where cover is dominated by ~15 species of exotic annual grasses and diversity is dominated by ~70 species of native annual forbs, we grew out seeds from soil cores collected early in the California drought (2012) and later in the multiyear drought (2014), and analyzed drought-associated changes in the seed bank. Over the course of the study we identified more than 22,000 seedlings to species. We found that seeds of exotic annual grasses declined sharply in abundance during the drought while seeds of native annual forbs increased, a pattern that resembled but was even stronger than the changes in aboveground cover of these groups. Consistent with the expectation that low specific leaf area (SLA) is an indicator of drought tolerance, we found that the community-weighted mean SLA of annual forbs declined both in the seed bank and in the aboveground community, as low-SLA forbs increased disproportionately. In this system, seed dormancy reinforces the indirect benefits of extreme drought to the native forb community.","DOI":"10.1002/ecy.2160","ISSN":"1939-9170","journalAbbreviation":"Ecology","author":[{"family":"LaForgia","given":"Marina L."},{"family":"Spasojevic","given":"Marko J."},{"family":"Case","given":"Erica J."},{"family":"Latimer","given":"Andrew M."},{"family":"Harrison","given":"Susan P."}],"issued":{"date-parts":[["2018"]]}}}],"schema":"https://github.com/citation-style-language/schema/raw/master/csl-citation.json"} </w:instrText>
        </w:r>
        <w:r w:rsidR="00CB3DBF">
          <w:fldChar w:fldCharType="separate"/>
        </w:r>
        <w:r w:rsidR="00CB3DBF" w:rsidRPr="0069599D">
          <w:t xml:space="preserve">(Copeland </w:t>
        </w:r>
        <w:r w:rsidR="00CB3DBF" w:rsidRPr="0069599D">
          <w:rPr>
            <w:i/>
            <w:iCs/>
          </w:rPr>
          <w:t>et al.</w:t>
        </w:r>
        <w:r w:rsidR="00CB3DBF" w:rsidRPr="0069599D">
          <w:t xml:space="preserve"> 2016; LaForgia </w:t>
        </w:r>
        <w:r w:rsidR="00CB3DBF" w:rsidRPr="0069599D">
          <w:rPr>
            <w:i/>
            <w:iCs/>
          </w:rPr>
          <w:t>et al.</w:t>
        </w:r>
        <w:r w:rsidR="00CB3DBF" w:rsidRPr="0069599D">
          <w:t xml:space="preserve"> 2018)</w:t>
        </w:r>
        <w:r w:rsidR="00CB3DBF">
          <w:fldChar w:fldCharType="end"/>
        </w:r>
        <w:r w:rsidR="00CB3DBF">
          <w:t xml:space="preserve">. </w:t>
        </w:r>
      </w:moveTo>
      <w:moveToRangeEnd w:id="101"/>
      <w:del w:id="110" w:author="Susan Harrison" w:date="2019-01-25T13:48:00Z">
        <w:r w:rsidR="003B69E5" w:rsidDel="00CB3DBF">
          <w:delText xml:space="preserve">for other recently observed patterns in this system. </w:delText>
        </w:r>
      </w:del>
      <w:ins w:id="111" w:author="Susan Harrison" w:date="2019-01-25T13:49:00Z">
        <w:r w:rsidR="00A33C12">
          <w:t xml:space="preserve"> Our seemingly anomalous finding that t</w:t>
        </w:r>
      </w:ins>
      <w:del w:id="112" w:author="Susan Harrison" w:date="2019-01-25T13:49:00Z">
        <w:r w:rsidR="003B69E5" w:rsidDel="00A33C12">
          <w:delText>T</w:delText>
        </w:r>
      </w:del>
      <w:r>
        <w:t xml:space="preserve">olerators </w:t>
      </w:r>
      <w:del w:id="113" w:author="Susan Harrison" w:date="2019-01-25T13:49:00Z">
        <w:r w:rsidDel="00A33C12">
          <w:delText xml:space="preserve">displayed high </w:delText>
        </w:r>
        <w:r w:rsidR="00EC40FD" w:rsidDel="00A33C12">
          <w:delText xml:space="preserve">per capita </w:delText>
        </w:r>
      </w:del>
      <w:ins w:id="114" w:author="Susan Harrison" w:date="2019-01-25T13:49:00Z">
        <w:r w:rsidR="00A33C12">
          <w:t xml:space="preserve">had </w:t>
        </w:r>
      </w:ins>
      <w:ins w:id="115" w:author="Susan Harrison" w:date="2019-01-25T14:05:00Z">
        <w:r w:rsidR="008D0CFE">
          <w:t xml:space="preserve">the highest </w:t>
        </w:r>
      </w:ins>
      <w:r>
        <w:t xml:space="preserve">growth rates in </w:t>
      </w:r>
      <w:r w:rsidR="00EC40FD">
        <w:t xml:space="preserve">the </w:t>
      </w:r>
      <w:r>
        <w:t xml:space="preserve">drought </w:t>
      </w:r>
      <w:r w:rsidR="00EC40FD">
        <w:t xml:space="preserve">treatment </w:t>
      </w:r>
      <w:r>
        <w:t>without grass</w:t>
      </w:r>
      <w:r w:rsidR="003B69E5">
        <w:t xml:space="preserve"> </w:t>
      </w:r>
      <w:ins w:id="116" w:author="Susan Harrison" w:date="2019-01-25T14:16:00Z">
        <w:r w:rsidR="00D65807">
          <w:t>may have resulted from the</w:t>
        </w:r>
      </w:ins>
      <w:ins w:id="117" w:author="Susan Harrison" w:date="2019-01-25T13:49:00Z">
        <w:r w:rsidR="00A33C12">
          <w:t xml:space="preserve"> elevated </w:t>
        </w:r>
      </w:ins>
      <w:ins w:id="118" w:author="Susan Harrison" w:date="2019-01-25T13:50:00Z">
        <w:r w:rsidR="00A33C12">
          <w:t xml:space="preserve">winter </w:t>
        </w:r>
      </w:ins>
      <w:del w:id="119" w:author="Susan Harrison" w:date="2019-01-25T13:50:00Z">
        <w:r w:rsidR="003B69E5" w:rsidDel="00A33C12">
          <w:delText>and, wh</w:delText>
        </w:r>
        <w:r w:rsidR="00D4027D" w:rsidDel="00A33C12">
          <w:delText xml:space="preserve">ile </w:delText>
        </w:r>
        <w:r w:rsidR="00EC40FD" w:rsidDel="00A33C12">
          <w:delText>the magnitude of this increase</w:delText>
        </w:r>
        <w:r w:rsidR="00D4027D" w:rsidDel="00A33C12">
          <w:delText xml:space="preserve"> </w:delText>
        </w:r>
        <w:r w:rsidDel="00A33C12">
          <w:delText xml:space="preserve">could be due in part to increased </w:delText>
        </w:r>
      </w:del>
      <w:r>
        <w:t xml:space="preserve">temperatures </w:t>
      </w:r>
      <w:ins w:id="120" w:author="Susan Harrison" w:date="2019-01-25T13:50:00Z">
        <w:r w:rsidR="00A33C12">
          <w:t xml:space="preserve">under drought </w:t>
        </w:r>
      </w:ins>
      <w:del w:id="121" w:author="Susan Harrison" w:date="2019-01-25T13:50:00Z">
        <w:r w:rsidDel="00A33C12">
          <w:delText>within sheltered plots</w:delText>
        </w:r>
      </w:del>
      <w:ins w:id="122" w:author="Susan Harrison" w:date="2019-01-25T13:50:00Z">
        <w:r w:rsidR="00A33C12">
          <w:t xml:space="preserve">shelters </w:t>
        </w:r>
      </w:ins>
      <w:del w:id="123" w:author="Susan Harrison" w:date="2019-01-25T14:17:00Z">
        <w:r w:rsidDel="00D65807">
          <w:delText xml:space="preserve"> </w:delText>
        </w:r>
      </w:del>
      <w:r>
        <w:t xml:space="preserve">(see </w:t>
      </w:r>
      <w:commentRangeStart w:id="124"/>
      <w:r>
        <w:fldChar w:fldCharType="begin"/>
      </w:r>
      <w:r>
        <w:instrText xml:space="preserve"> ADDIN ZOTERO_ITEM CSL_CITATION {"citationID":"8xmhV6IM","properties":{"formattedCitation":"(Lucas {\\i{}et al.} 2008)","plainCitation":"(Lucas et al. 2008)","noteIndex":0},"citationItems":[{"id":2988,"uris":["http://zotero.org/users/1207110/items/2LZ5L76W"],"uri":["http://zotero.org/users/1207110/items/2LZ5L76W"],"itemData":{"id":2988,"type":"article-journal","title":"Using rainout shelters to evaluate climate change effects on the demography of Cryptantha flava","container-title":"Journal of Ecology","page":"514-522","volume":"96","issue":"3","source":"Wiley Online Library","abstract":"1 Precipitation in arid regions is temporally variable with much of it arriving in discrete, unpredictable pulses. Climate change models predict an increase in the variation of precipitation, with longer droughts and larger rainfall events, in addition to increased temperatures. 2 A life table response experiment (LTRE) was conducted with the herbaceous arid-land perennial Cryptantha flava (Boraginaceae) from 1997 to 2000, in order to determine how variation in precipitation affects asymptotic population growth (l) and vital rates. Variation in precipitation took two forms, through rainout shelters erected just before and during the 1999 spring growing season, and through naturally occurring variation over the 4 years. 3 An unexpected effect of rainout shelters on l was observed that could not be attributed to drought. The l value decreased greatly in control census plots in the 1998–99 transition but did not decrease in sheltered of plots. The 1999 spring, when shelters were in place, was unusually cold, resulting in frost damage to unsheltered plants. Plants under shelters experienced elevated nighttime temperatures and escaped frost damage. The greater value of l in the sheltered plots is attributable almost entirely to greater contributions of survival, growth and stasis. 4 There were residual effects of the 1999 drought treatment in the 1999–2000 transition as l decreased in the sheltered populations while l increased in control populations. Compared to controls, there were large negative effects of survival, growth, and stasis and a large positive effect of retrogression in the droughted plots. 5 Natural variation in fecundity contributed considerably to inter-annual variation in l in control plots. Annual variation in fecundity strongly paralleled annual variation in seedling establishment. The relative contributions of other vital rates varied greatly among the annual transitions. 6 Synthesis. The study illustrates the sensitivity of this arid-land species to early season frost events and to variation in precipitation. It suggests the importance of considering the seasonal timing of precipitation events when projecting the population-level consequences of global climate change, with particular attention given to precipitation that triggers germination and seedling establishment. Researchers using shelters to create drought treatments should consider their nighttime warming effects.","DOI":"10.1111/j.1365-2745.2007.01350.x","ISSN":"1365-2745","language":"en","author":[{"family":"Lucas","given":"Richard W."},{"family":"Forseth","given":"Irwin N."},{"family":"Casper","given":"Brenda B."}],"issued":{"date-parts":[["2008"]]}}}],"schema":"https://github.com/citation-style-language/schema/raw/master/csl-citation.json"} </w:instrText>
      </w:r>
      <w:r>
        <w:fldChar w:fldCharType="separate"/>
      </w:r>
      <w:r w:rsidRPr="0069599D">
        <w:t xml:space="preserve">Lucas </w:t>
      </w:r>
      <w:r w:rsidRPr="0069599D">
        <w:rPr>
          <w:i/>
          <w:iCs/>
        </w:rPr>
        <w:t>et al.</w:t>
      </w:r>
      <w:r w:rsidRPr="0069599D">
        <w:t xml:space="preserve"> 2008)</w:t>
      </w:r>
      <w:r>
        <w:fldChar w:fldCharType="end"/>
      </w:r>
      <w:commentRangeEnd w:id="124"/>
      <w:r w:rsidR="00D65807">
        <w:rPr>
          <w:rStyle w:val="CommentReference"/>
        </w:rPr>
        <w:commentReference w:id="124"/>
      </w:r>
      <w:ins w:id="125" w:author="Susan Harrison" w:date="2019-01-25T13:50:00Z">
        <w:r w:rsidR="00A33C12">
          <w:t xml:space="preserve">. </w:t>
        </w:r>
      </w:ins>
      <w:ins w:id="126" w:author="Susan Harrison" w:date="2019-01-25T14:05:00Z">
        <w:r w:rsidR="008D0CFE">
          <w:t>O</w:t>
        </w:r>
      </w:ins>
      <w:ins w:id="127" w:author="Susan Harrison" w:date="2019-01-25T13:50:00Z">
        <w:r w:rsidR="00A33C12">
          <w:t>ur estimated lambda values were unrealistically high</w:t>
        </w:r>
      </w:ins>
      <w:ins w:id="128" w:author="Susan Harrison" w:date="2019-01-25T14:05:00Z">
        <w:r w:rsidR="008D0CFE" w:rsidRPr="008D0CFE">
          <w:t xml:space="preserve"> </w:t>
        </w:r>
        <w:r w:rsidR="008D0CFE">
          <w:t>in absolute terms,</w:t>
        </w:r>
      </w:ins>
      <w:r>
        <w:t xml:space="preserve">, </w:t>
      </w:r>
      <w:ins w:id="129" w:author="Susan Harrison" w:date="2019-01-25T13:50:00Z">
        <w:r w:rsidR="00A33C12">
          <w:t xml:space="preserve">which probably reflects that we did not measure </w:t>
        </w:r>
      </w:ins>
      <w:ins w:id="130" w:author="Susan Harrison" w:date="2019-01-25T14:17:00Z">
        <w:r w:rsidR="00D65807">
          <w:t xml:space="preserve">rates of </w:t>
        </w:r>
      </w:ins>
      <w:ins w:id="131" w:author="Susan Harrison" w:date="2019-01-25T13:50:00Z">
        <w:r w:rsidR="00A33C12">
          <w:t>seed removal by granivores</w:t>
        </w:r>
      </w:ins>
      <w:ins w:id="132" w:author="Susan Harrison" w:date="2019-01-25T14:17:00Z">
        <w:r w:rsidR="00D65807">
          <w:t>, which are likely to be high but also extremely variable</w:t>
        </w:r>
      </w:ins>
      <w:del w:id="133" w:author="Susan Harrison" w:date="2019-01-25T13:51:00Z">
        <w:r w:rsidDel="00A33C12">
          <w:delText xml:space="preserve">these patterns reinforce previous findings that </w:delText>
        </w:r>
      </w:del>
      <w:moveFromRangeStart w:id="134" w:author="Susan Harrison" w:date="2019-01-25T13:47:00Z" w:name="move536187356"/>
      <w:moveFrom w:id="135" w:author="Susan Harrison" w:date="2019-01-25T13:47:00Z">
        <w:del w:id="136" w:author="Susan Harrison" w:date="2019-01-25T13:51:00Z">
          <w:r w:rsidR="00D4027D" w:rsidDel="00A33C12">
            <w:delText>low-SLA forbs</w:delText>
          </w:r>
          <w:r w:rsidDel="00A33C12">
            <w:delText xml:space="preserve"> increased in abundance during the recent extreme drought, with the concurrent reduction in grass likely contributing to this increase </w:delText>
          </w:r>
          <w:r w:rsidDel="00A33C12">
            <w:fldChar w:fldCharType="begin"/>
          </w:r>
          <w:r w:rsidDel="00A33C12">
            <w:delInstrText xml:space="preserve"> ADDIN ZOTERO_ITEM CSL_CITATION {"citationID":"Y7G0xzYb","properties":{"formattedCitation":"(Copeland {\\i{}et al.} 2016; LaForgia {\\i{}et al.} 2018)","plainCitation":"(Copeland et al. 2016; LaForgia et al. 2018)","noteIndex":0},"citationItems":[{"id":596,"uris":["http://zotero.org/users/1207110/items/AHDC4ZT3"],"uri":["http://zotero.org/users/1207110/items/AHDC4ZT3"],"itemData":{"id":596,"type":"article-journal","title":"Ecological effects of extreme drought on Californian herbaceous plant communities","container-title":"Ecological Monographs","page":"295-311","volume":"86","abstract":"Understanding the consequences of extreme climatic events is a growing challenge in ecology. Climatic extremes may differentially affect varying elements of biodiversity, and may not always produce ecological effects exceeding those of \"normal\" climatic variation in space and time. We asked how the extreme drought years of 2013-2014 affected the cover, species richness, functional trait means, functional diversity, and phylogenetic diversity of herbaceous plant communities across the California Floristic Province. We compared the directions and magnitudes of these drought effects with expectations from four \"pre-drought\" studies of variation in water availability: (1) a watering experiment, (2) a long-term (15-yr) monitoring of interannual variability, (3) a resampling of historic (57-yr-old) plots within a warming and drying region, and (4) natural variation in communities over a broad geographic gradient in precipitation. We found that the drought was associated with consistent reductions in species richness and cover, especially for annual forbs and exotic annual grasses, but not with changes in functional or phylogenetic diversity. Except for total cover and cover of exotic annual grasses, most drought effects did not exceed quantitative expectations based on the four pre-drought studies. Qualitatively, plant community responses to the drought were most concordant with responses to pre-drought interannual rainfall variability in the 15-yr monitoring study, and least concordant with responses to the geographic gradient in precipitation. Our results suggest that, at least in the short term, extreme drought may cause only a subset of community metrics to respond in ways that exceed normal-background variability.","DOI":"10.1002/ecm.1218","ISSN":"0012-9615","author":[{"family":"Copeland","given":"S. M."},{"family":"Harrison","given":"S. P."},{"family":"Latimer","given":"A. M."},{"family":"Damschen","given":"E. I."},{"family":"Eskelinen","given":"A. M."},{"family":"Fernandez-Going","given":"B."},{"family":"Spasojevic","given":"M. J."},{"family":"Anacker","given":"B. L."},{"family":"Thorne","given":"J. H."}],"issued":{"date-parts":[["2016",8]]}}},{"id":137,"uris":["http://zotero.org/users/1207110/items/M4A6B2SA"],"uri":["http://zotero.org/users/1207110/items/M4A6B2SA"],"itemData":{"id":137,"type":"article-journal","title":"Seed banks of native forbs, but not exotic grasses, increase during extreme drought","container-title":"Ecology","page":"n/a-n/a","abstract":"Extreme droughts such as the one that affected California in 2012–2015 have been linked to severe ecological consequences in perennial-dominated communities such as forests. In annual communities, drought impacts are difficult to assess because many species persist through facultative multiyear seed dormancy, which leads to the development of seed banks. Impacts of extreme drought on the abundance and composition of the seed banks of whole communities are little known. In 80 heterogeneous grassland plots where cover is dominated by ~15 species of exotic annual grasses and diversity is dominated by ~70 species of native annual forbs, we grew out seeds from soil cores collected early in the California drought (2012) and later in the multiyear drought (2014), and analyzed drought-associated changes in the seed bank. Over the course of the study we identified more than 22,000 seedlings to species. We found that seeds of exotic annual grasses declined sharply in abundance during the drought while seeds of native annual forbs increased, a pattern that resembled but was even stronger than the changes in aboveground cover of these groups. Consistent with the expectation that low specific leaf area (SLA) is an indicator of drought tolerance, we found that the community-weighted mean SLA of annual forbs declined both in the seed bank and in the aboveground community, as low-SLA forbs increased disproportionately. In this system, seed dormancy reinforces the indirect benefits of extreme drought to the native forb community.","DOI":"10.1002/ecy.2160","ISSN":"1939-9170","journalAbbreviation":"Ecology","author":[{"family":"LaForgia","given":"Marina L."},{"family":"Spasojevic","given":"Marko J."},{"family":"Case","given":"Erica J."},{"family":"Latimer","given":"Andrew M."},{"family":"Harrison","given":"Susan P."}],"issued":{"date-parts":[["2018"]]}}}],"schema":"https://github.com/citation-style-language/schema/raw/master/csl-citation.json"} </w:delInstrText>
          </w:r>
          <w:r w:rsidDel="00A33C12">
            <w:fldChar w:fldCharType="separate"/>
          </w:r>
          <w:r w:rsidRPr="0069599D" w:rsidDel="00A33C12">
            <w:delText xml:space="preserve">(Copeland </w:delText>
          </w:r>
          <w:r w:rsidRPr="0069599D" w:rsidDel="00A33C12">
            <w:rPr>
              <w:i/>
              <w:iCs/>
            </w:rPr>
            <w:delText>et al.</w:delText>
          </w:r>
          <w:r w:rsidRPr="0069599D" w:rsidDel="00A33C12">
            <w:delText xml:space="preserve"> 2016; LaForgia </w:delText>
          </w:r>
          <w:r w:rsidRPr="0069599D" w:rsidDel="00A33C12">
            <w:rPr>
              <w:i/>
              <w:iCs/>
            </w:rPr>
            <w:delText>et al.</w:delText>
          </w:r>
          <w:r w:rsidRPr="0069599D" w:rsidDel="00A33C12">
            <w:delText xml:space="preserve"> 2018)</w:delText>
          </w:r>
          <w:r w:rsidDel="00A33C12">
            <w:fldChar w:fldCharType="end"/>
          </w:r>
          <w:r w:rsidDel="00A33C12">
            <w:delText xml:space="preserve">. </w:delText>
          </w:r>
        </w:del>
      </w:moveFrom>
      <w:moveFromRangeEnd w:id="134"/>
      <w:del w:id="137" w:author="Susan Harrison" w:date="2019-01-25T13:51:00Z">
        <w:r w:rsidR="00EC40FD" w:rsidDel="00A33C12">
          <w:delText>Additionally, o</w:delText>
        </w:r>
        <w:r w:rsidR="00D82E90" w:rsidDel="00A33C12">
          <w:delText>ne key rate we did not measure that could have reduced the estimated population growth rates is summer seed predation by granivores, which act as both consumers and dispersers of seed, and have been shown to depress forbs species abundance in this system</w:delText>
        </w:r>
      </w:del>
      <w:r w:rsidR="00D82E90">
        <w:t xml:space="preserve"> (Grasslands </w:t>
      </w:r>
      <w:proofErr w:type="spellStart"/>
      <w:r w:rsidR="00D82E90">
        <w:t>pg</w:t>
      </w:r>
      <w:proofErr w:type="spellEnd"/>
      <w:r w:rsidR="00D82E90">
        <w:t xml:space="preserve"> 186, Hobbs 1985)</w:t>
      </w:r>
      <w:ins w:id="138" w:author="Susan Harrison" w:date="2019-01-25T14:18:00Z">
        <w:r w:rsidR="00D65807">
          <w:t xml:space="preserve"> and which we presumed would be little affected by our treatments</w:t>
        </w:r>
      </w:ins>
      <w:r w:rsidR="00D82E90" w:rsidRPr="00D1775B">
        <w:t xml:space="preserve">. </w:t>
      </w:r>
      <w:commentRangeStart w:id="139"/>
      <w:r w:rsidR="00D65B31">
        <w:t>Finally</w:t>
      </w:r>
      <w:r w:rsidR="00D82E90">
        <w:t>, per capita growth rates are likely sensitive to germination rates, which in turn are influenced by temperature after a large rainfall event (Levine) and thatch buildup (Reynolds, Thomson)</w:t>
      </w:r>
      <w:r>
        <w:t>, both of which</w:t>
      </w:r>
      <w:r w:rsidR="00D82E90">
        <w:t xml:space="preserve"> differentially affect tolerators and avoiders (Huang). </w:t>
      </w:r>
      <w:r w:rsidR="003B69E5">
        <w:t>The lack of drought early in the season may have induced higher numbers of plants to germinate than in an average drought year, however the pattern of fall rains followed by winter drought is becoming more prevalent</w:t>
      </w:r>
      <w:r w:rsidR="00814139">
        <w:t xml:space="preserve"> (Harrison et al. 2015)</w:t>
      </w:r>
      <w:r w:rsidR="003B69E5">
        <w:t xml:space="preserve">, and therefore </w:t>
      </w:r>
      <w:r w:rsidR="00814139">
        <w:t xml:space="preserve">these </w:t>
      </w:r>
      <w:r w:rsidR="003B69E5">
        <w:t xml:space="preserve">findings may </w:t>
      </w:r>
      <w:r w:rsidR="00814139">
        <w:t xml:space="preserve">actually </w:t>
      </w:r>
      <w:r w:rsidR="003B69E5">
        <w:t xml:space="preserve">better represent </w:t>
      </w:r>
      <w:r w:rsidR="00814139">
        <w:t>environmental response in future drought</w:t>
      </w:r>
      <w:r w:rsidR="003B69E5">
        <w:t xml:space="preserve"> </w:t>
      </w:r>
      <w:r w:rsidR="00814139">
        <w:t xml:space="preserve">years </w:t>
      </w:r>
      <w:r w:rsidR="003B69E5">
        <w:t xml:space="preserve">(ref). </w:t>
      </w:r>
      <w:commentRangeEnd w:id="139"/>
      <w:r w:rsidR="008D0CFE">
        <w:rPr>
          <w:rStyle w:val="CommentReference"/>
        </w:rPr>
        <w:commentReference w:id="139"/>
      </w:r>
      <w:r w:rsidR="00D82E90" w:rsidRPr="0042444D">
        <w:t xml:space="preserve">Even with these high population growth rates, </w:t>
      </w:r>
      <w:r w:rsidR="00D65B31" w:rsidRPr="0042444D">
        <w:t>the relative changes in per capita growth rates</w:t>
      </w:r>
      <w:r w:rsidR="00D655A9" w:rsidRPr="0042444D">
        <w:t xml:space="preserve"> we found</w:t>
      </w:r>
      <w:r w:rsidR="00D65B31" w:rsidRPr="0042444D">
        <w:t xml:space="preserve"> </w:t>
      </w:r>
      <w:r w:rsidR="00D82E90" w:rsidRPr="0042444D">
        <w:t xml:space="preserve">reinforce the large </w:t>
      </w:r>
      <w:r w:rsidR="00C624DA" w:rsidRPr="0042444D">
        <w:t xml:space="preserve">interactive </w:t>
      </w:r>
      <w:r w:rsidR="00D82E90" w:rsidRPr="0042444D">
        <w:t xml:space="preserve">effect </w:t>
      </w:r>
      <w:r w:rsidR="00D65B31" w:rsidRPr="0042444D">
        <w:t xml:space="preserve">rainfall </w:t>
      </w:r>
      <w:r w:rsidR="00D82E90" w:rsidRPr="0042444D">
        <w:t>and competition has on the</w:t>
      </w:r>
      <w:r w:rsidR="00D65B31" w:rsidRPr="0042444D">
        <w:t xml:space="preserve"> success of these</w:t>
      </w:r>
      <w:r w:rsidR="00D82E90" w:rsidRPr="0042444D">
        <w:t xml:space="preserve"> </w:t>
      </w:r>
      <w:r w:rsidR="00C624DA" w:rsidRPr="0042444D">
        <w:t>strategies</w:t>
      </w:r>
      <w:r w:rsidR="00D82E90" w:rsidRPr="0042444D">
        <w:t>.</w:t>
      </w:r>
      <w:r w:rsidR="00D82E90">
        <w:t xml:space="preserve"> </w:t>
      </w:r>
    </w:p>
    <w:p w14:paraId="11201FF4" w14:textId="0CC514E1" w:rsidR="00D84D39" w:rsidRDefault="008444E7" w:rsidP="00F21816">
      <w:pPr>
        <w:spacing w:line="480" w:lineRule="auto"/>
        <w:ind w:firstLine="720"/>
      </w:pPr>
      <w:commentRangeStart w:id="140"/>
      <w:r w:rsidRPr="00930202">
        <w:rPr>
          <w:rFonts w:ascii="TimesNewRomanPSMT" w:hAnsi="TimesNewRomanPSMT"/>
        </w:rPr>
        <w:lastRenderedPageBreak/>
        <w:t xml:space="preserve">While avoiders are strongly negatively impacted by drought and grass, </w:t>
      </w:r>
      <w:r w:rsidR="004852DF" w:rsidRPr="00930202">
        <w:t>competitively dominant</w:t>
      </w:r>
      <w:r w:rsidR="004852DF" w:rsidRPr="00930202">
        <w:rPr>
          <w:rFonts w:ascii="TimesNewRomanPSMT" w:hAnsi="TimesNewRomanPSMT"/>
        </w:rPr>
        <w:t xml:space="preserve"> grasses limit </w:t>
      </w:r>
      <w:proofErr w:type="spellStart"/>
      <w:r w:rsidR="004852DF" w:rsidRPr="00930202">
        <w:rPr>
          <w:rFonts w:ascii="TimesNewRomanPSMT" w:hAnsi="TimesNewRomanPSMT"/>
        </w:rPr>
        <w:t>tolerators’</w:t>
      </w:r>
      <w:proofErr w:type="spellEnd"/>
      <w:r w:rsidR="004852DF" w:rsidRPr="00930202">
        <w:rPr>
          <w:rFonts w:ascii="TimesNewRomanPSMT" w:hAnsi="TimesNewRomanPSMT"/>
        </w:rPr>
        <w:t xml:space="preserve"> abilities to take advantage of a </w:t>
      </w:r>
      <w:r w:rsidR="004852DF">
        <w:rPr>
          <w:rFonts w:ascii="TimesNewRomanPSMT" w:hAnsi="TimesNewRomanPSMT"/>
        </w:rPr>
        <w:t xml:space="preserve">higher water availability. </w:t>
      </w:r>
      <w:r w:rsidR="004852DF" w:rsidRPr="00930202">
        <w:t>The small but significant effect of grass competition on per capita growth rates in watered plots, driven by increased mortality in tolerators, affirms that competitively dominant</w:t>
      </w:r>
      <w:r w:rsidR="004852DF" w:rsidRPr="00930202">
        <w:rPr>
          <w:rFonts w:ascii="TimesNewRomanPSMT" w:hAnsi="TimesNewRomanPSMT"/>
        </w:rPr>
        <w:t xml:space="preserve"> grasses limit </w:t>
      </w:r>
      <w:proofErr w:type="spellStart"/>
      <w:r w:rsidR="004852DF" w:rsidRPr="00930202">
        <w:rPr>
          <w:rFonts w:ascii="TimesNewRomanPSMT" w:hAnsi="TimesNewRomanPSMT"/>
        </w:rPr>
        <w:t>tolerators’</w:t>
      </w:r>
      <w:proofErr w:type="spellEnd"/>
      <w:r w:rsidR="004852DF" w:rsidRPr="00930202">
        <w:rPr>
          <w:rFonts w:ascii="TimesNewRomanPSMT" w:hAnsi="TimesNewRomanPSMT"/>
        </w:rPr>
        <w:t xml:space="preserve"> abilities to take advantage of a higher resource environment</w:t>
      </w:r>
      <w:r w:rsidR="00F8622F">
        <w:rPr>
          <w:rFonts w:ascii="TimesNewRomanPSMT" w:hAnsi="TimesNewRomanPSMT"/>
        </w:rPr>
        <w:t>. T</w:t>
      </w:r>
      <w:r w:rsidRPr="00930202">
        <w:rPr>
          <w:rFonts w:ascii="TimesNewRomanPSMT" w:hAnsi="TimesNewRomanPSMT"/>
        </w:rPr>
        <w:t>h</w:t>
      </w:r>
      <w:r w:rsidR="00F8622F">
        <w:rPr>
          <w:rFonts w:ascii="TimesNewRomanPSMT" w:hAnsi="TimesNewRomanPSMT"/>
        </w:rPr>
        <w:t>is</w:t>
      </w:r>
      <w:r w:rsidR="00CF5E5D" w:rsidRPr="00930202">
        <w:rPr>
          <w:rFonts w:ascii="TimesNewRomanPSMT" w:hAnsi="TimesNewRomanPSMT"/>
        </w:rPr>
        <w:t xml:space="preserve"> small negative effect can build up over time</w:t>
      </w:r>
      <w:r w:rsidR="00834C93" w:rsidRPr="00930202">
        <w:rPr>
          <w:rFonts w:ascii="TimesNewRomanPSMT" w:hAnsi="TimesNewRomanPSMT"/>
        </w:rPr>
        <w:t xml:space="preserve"> </w:t>
      </w:r>
      <w:r w:rsidR="00790E78">
        <w:t xml:space="preserve">through lagged </w:t>
      </w:r>
      <w:r w:rsidR="00814E55">
        <w:t xml:space="preserve">indirect </w:t>
      </w:r>
      <w:r w:rsidR="00790E78">
        <w:t>effects</w:t>
      </w:r>
      <w:r w:rsidR="00A765B9">
        <w:t xml:space="preserve"> that operate predominantly through thatch</w:t>
      </w:r>
      <w:r w:rsidR="00CD205D">
        <w:t xml:space="preserve"> in this system</w:t>
      </w:r>
      <w:r w:rsidR="00A765B9">
        <w:t xml:space="preserve"> (</w:t>
      </w:r>
      <w:r w:rsidR="00CD205D">
        <w:t xml:space="preserve">Levine and Rees, </w:t>
      </w:r>
      <w:proofErr w:type="spellStart"/>
      <w:r w:rsidR="00DB65DB">
        <w:t>D</w:t>
      </w:r>
      <w:r w:rsidR="00CD205D">
        <w:t>udney</w:t>
      </w:r>
      <w:proofErr w:type="spellEnd"/>
      <w:r w:rsidR="00A765B9">
        <w:t>)</w:t>
      </w:r>
      <w:r w:rsidR="0097561D">
        <w:t xml:space="preserve">. The </w:t>
      </w:r>
      <w:r w:rsidR="009E4F9A">
        <w:t>accumulation of</w:t>
      </w:r>
      <w:r w:rsidR="0097561D">
        <w:t xml:space="preserve"> grass thatch, caused by repeated </w:t>
      </w:r>
      <w:r w:rsidR="00790E78">
        <w:t xml:space="preserve">wet years, </w:t>
      </w:r>
      <w:r w:rsidR="0097561D">
        <w:t xml:space="preserve">has been shown to </w:t>
      </w:r>
      <w:r w:rsidR="00790E78">
        <w:t>depress native forb germination</w:t>
      </w:r>
      <w:r w:rsidR="00CD205D">
        <w:t xml:space="preserve"> (</w:t>
      </w:r>
      <w:r w:rsidR="00DB65DB">
        <w:t>T</w:t>
      </w:r>
      <w:r w:rsidR="00CD205D">
        <w:t>homs</w:t>
      </w:r>
      <w:r w:rsidR="00DB65DB">
        <w:t>o</w:t>
      </w:r>
      <w:r w:rsidR="00CD205D">
        <w:t>n)</w:t>
      </w:r>
      <w:r w:rsidR="0097561D">
        <w:t>,</w:t>
      </w:r>
      <w:r w:rsidR="00D84D39">
        <w:t xml:space="preserve"> </w:t>
      </w:r>
      <w:r w:rsidR="00864328">
        <w:t xml:space="preserve">leading to lower overall </w:t>
      </w:r>
      <w:r w:rsidR="00CD205D">
        <w:t xml:space="preserve">abundance, </w:t>
      </w:r>
      <w:r w:rsidR="00864328">
        <w:t>biomass</w:t>
      </w:r>
      <w:r w:rsidR="00CD205D">
        <w:t>, and</w:t>
      </w:r>
      <w:r w:rsidR="00864328">
        <w:t xml:space="preserve"> seed set (Thoms</w:t>
      </w:r>
      <w:r w:rsidR="00DB65DB">
        <w:t>o</w:t>
      </w:r>
      <w:r w:rsidR="00864328">
        <w:t>n</w:t>
      </w:r>
      <w:r w:rsidR="00620B9D">
        <w:t xml:space="preserve"> </w:t>
      </w:r>
      <w:r w:rsidR="00CD205D">
        <w:t xml:space="preserve">papers, </w:t>
      </w:r>
      <w:proofErr w:type="spellStart"/>
      <w:r w:rsidR="00DB65DB">
        <w:t>S</w:t>
      </w:r>
      <w:bookmarkStart w:id="141" w:name="_GoBack"/>
      <w:bookmarkEnd w:id="141"/>
      <w:r w:rsidR="00CD205D">
        <w:t>uttle</w:t>
      </w:r>
      <w:proofErr w:type="spellEnd"/>
      <w:r w:rsidR="00CD205D">
        <w:t xml:space="preserve">, </w:t>
      </w:r>
      <w:proofErr w:type="spellStart"/>
      <w:r w:rsidR="00DB65DB">
        <w:t>D</w:t>
      </w:r>
      <w:r w:rsidR="00CD205D">
        <w:t>udney</w:t>
      </w:r>
      <w:proofErr w:type="spellEnd"/>
      <w:r w:rsidR="00864328">
        <w:t>)</w:t>
      </w:r>
      <w:r w:rsidR="00790E78">
        <w:t xml:space="preserve">. </w:t>
      </w:r>
      <w:r w:rsidR="00834C93">
        <w:rPr>
          <w:rFonts w:ascii="TimesNewRomanPSMT" w:hAnsi="TimesNewRomanPSMT"/>
        </w:rPr>
        <w:t>M</w:t>
      </w:r>
      <w:r w:rsidR="00807043" w:rsidRPr="00D1775B">
        <w:rPr>
          <w:rFonts w:ascii="TimesNewRomanPSMT" w:hAnsi="TimesNewRomanPSMT"/>
        </w:rPr>
        <w:t xml:space="preserve">ultiple wet years in a row </w:t>
      </w:r>
      <w:r w:rsidR="00834C93">
        <w:rPr>
          <w:rFonts w:ascii="TimesNewRomanPSMT" w:hAnsi="TimesNewRomanPSMT"/>
        </w:rPr>
        <w:t>c</w:t>
      </w:r>
      <w:r w:rsidR="00807043" w:rsidRPr="00D1775B">
        <w:rPr>
          <w:rFonts w:ascii="TimesNewRomanPSMT" w:hAnsi="TimesNewRomanPSMT"/>
        </w:rPr>
        <w:t xml:space="preserve">ould </w:t>
      </w:r>
      <w:r w:rsidR="00CF5E5D">
        <w:rPr>
          <w:rFonts w:ascii="TimesNewRomanPSMT" w:hAnsi="TimesNewRomanPSMT"/>
        </w:rPr>
        <w:t xml:space="preserve">amplify the negative </w:t>
      </w:r>
      <w:r w:rsidR="00620B9D">
        <w:rPr>
          <w:rFonts w:ascii="TimesNewRomanPSMT" w:hAnsi="TimesNewRomanPSMT"/>
        </w:rPr>
        <w:t xml:space="preserve">interaction between grass and watering </w:t>
      </w:r>
      <w:r w:rsidR="009E4F9A">
        <w:rPr>
          <w:rFonts w:ascii="TimesNewRomanPSMT" w:hAnsi="TimesNewRomanPSMT"/>
        </w:rPr>
        <w:t xml:space="preserve">that we found, </w:t>
      </w:r>
      <w:r w:rsidR="00807043" w:rsidRPr="00D1775B">
        <w:rPr>
          <w:rFonts w:ascii="TimesNewRomanPSMT" w:hAnsi="TimesNewRomanPSMT"/>
        </w:rPr>
        <w:t>decreasing per capita growth rates</w:t>
      </w:r>
      <w:r w:rsidR="00620B9D">
        <w:rPr>
          <w:rFonts w:ascii="TimesNewRomanPSMT" w:hAnsi="TimesNewRomanPSMT"/>
        </w:rPr>
        <w:t xml:space="preserve"> of </w:t>
      </w:r>
      <w:r w:rsidR="009E4F9A">
        <w:rPr>
          <w:rFonts w:ascii="TimesNewRomanPSMT" w:hAnsi="TimesNewRomanPSMT"/>
        </w:rPr>
        <w:t xml:space="preserve">competition-intolerant </w:t>
      </w:r>
      <w:r w:rsidR="00620B9D">
        <w:rPr>
          <w:rFonts w:ascii="TimesNewRomanPSMT" w:hAnsi="TimesNewRomanPSMT"/>
        </w:rPr>
        <w:t>tolerators</w:t>
      </w:r>
      <w:r w:rsidR="00000569">
        <w:rPr>
          <w:rFonts w:ascii="TimesNewRomanPSMT" w:hAnsi="TimesNewRomanPSMT"/>
        </w:rPr>
        <w:t xml:space="preserve"> more than avoiders</w:t>
      </w:r>
      <w:r w:rsidR="00215368">
        <w:t>.</w:t>
      </w:r>
      <w:r w:rsidR="00E97BC4" w:rsidRPr="00E97BC4">
        <w:t xml:space="preserve"> </w:t>
      </w:r>
      <w:r w:rsidR="00E97BC4" w:rsidRPr="00930202">
        <w:t>The distribution of extreme events across years will therefore influence which strategy is most affected by the interactive effects of climate and competition</w:t>
      </w:r>
      <w:r w:rsidR="00E97BC4">
        <w:t>.</w:t>
      </w:r>
      <w:r w:rsidR="009410BF">
        <w:t xml:space="preserve"> </w:t>
      </w:r>
      <w:r w:rsidR="009A44F4">
        <w:t>W</w:t>
      </w:r>
      <w:r w:rsidR="009A44F4" w:rsidRPr="00DF2C77">
        <w:t xml:space="preserve">hen water is the main limiting resource, then the effects of drought, </w:t>
      </w:r>
      <w:r w:rsidR="009A44F4">
        <w:t xml:space="preserve">novel </w:t>
      </w:r>
      <w:r w:rsidR="009A44F4" w:rsidRPr="00DF2C77">
        <w:t>competition, and their interaction will</w:t>
      </w:r>
      <w:r w:rsidR="009A44F4" w:rsidRPr="00D57CBB">
        <w:rPr>
          <w:rFonts w:ascii="TimesNewRomanPSMT" w:hAnsi="TimesNewRomanPSMT"/>
        </w:rPr>
        <w:t xml:space="preserve"> be most severe</w:t>
      </w:r>
      <w:r w:rsidR="009A44F4" w:rsidRPr="004C1ABB">
        <w:rPr>
          <w:rFonts w:ascii="TimesNewRomanPSMT" w:hAnsi="TimesNewRomanPSMT"/>
        </w:rPr>
        <w:t xml:space="preserve"> on </w:t>
      </w:r>
      <w:r w:rsidR="009A44F4">
        <w:rPr>
          <w:rFonts w:ascii="TimesNewRomanPSMT" w:hAnsi="TimesNewRomanPSMT"/>
        </w:rPr>
        <w:t>avoiders</w:t>
      </w:r>
      <w:r w:rsidR="009A44F4" w:rsidRPr="004C1ABB">
        <w:rPr>
          <w:rFonts w:ascii="TimesNewRomanPSMT" w:hAnsi="TimesNewRomanPSMT"/>
        </w:rPr>
        <w:t>, hastening their decline</w:t>
      </w:r>
      <w:r w:rsidR="009A44F4">
        <w:rPr>
          <w:rFonts w:ascii="TimesNewRomanPSMT" w:hAnsi="TimesNewRomanPSMT"/>
        </w:rPr>
        <w:t xml:space="preserve"> through increased mortality and lower </w:t>
      </w:r>
      <w:del w:id="142" w:author="Marina LaForgia" w:date="2019-01-26T08:21:00Z">
        <w:r w:rsidR="009A44F4" w:rsidDel="00372503">
          <w:rPr>
            <w:rFonts w:ascii="TimesNewRomanPSMT" w:hAnsi="TimesNewRomanPSMT"/>
          </w:rPr>
          <w:delText>fecundity</w:delText>
        </w:r>
      </w:del>
      <w:ins w:id="143" w:author="Marina LaForgia" w:date="2019-01-26T08:21:00Z">
        <w:r w:rsidR="00372503">
          <w:rPr>
            <w:rFonts w:ascii="TimesNewRomanPSMT" w:hAnsi="TimesNewRomanPSMT"/>
          </w:rPr>
          <w:t>seed set</w:t>
        </w:r>
      </w:ins>
      <w:r w:rsidR="009A44F4">
        <w:rPr>
          <w:rFonts w:ascii="TimesNewRomanPSMT" w:hAnsi="TimesNewRomanPSMT"/>
        </w:rPr>
        <w:t xml:space="preserve">. </w:t>
      </w:r>
      <w:r w:rsidR="009A44F4" w:rsidRPr="00D1775B">
        <w:rPr>
          <w:rFonts w:ascii="TimesNewRomanPSMT" w:hAnsi="TimesNewRomanPSMT"/>
        </w:rPr>
        <w:t xml:space="preserve">Alternatively, if </w:t>
      </w:r>
      <w:r w:rsidR="009A44F4">
        <w:rPr>
          <w:rFonts w:ascii="TimesNewRomanPSMT" w:hAnsi="TimesNewRomanPSMT"/>
        </w:rPr>
        <w:t xml:space="preserve">invaders are </w:t>
      </w:r>
      <w:r w:rsidR="009A44F4" w:rsidRPr="00D1775B">
        <w:rPr>
          <w:rFonts w:ascii="TimesNewRomanPSMT" w:hAnsi="TimesNewRomanPSMT"/>
        </w:rPr>
        <w:t xml:space="preserve">mainly competing for light, </w:t>
      </w:r>
      <w:r w:rsidR="009A44F4">
        <w:rPr>
          <w:rFonts w:ascii="TimesNewRomanPSMT" w:hAnsi="TimesNewRomanPSMT"/>
        </w:rPr>
        <w:t>then</w:t>
      </w:r>
      <w:r w:rsidR="009A44F4" w:rsidRPr="00D1775B">
        <w:rPr>
          <w:rFonts w:ascii="TimesNewRomanPSMT" w:hAnsi="TimesNewRomanPSMT"/>
        </w:rPr>
        <w:t xml:space="preserve"> the effects of competition </w:t>
      </w:r>
      <w:r w:rsidR="009A44F4">
        <w:rPr>
          <w:rFonts w:ascii="TimesNewRomanPSMT" w:hAnsi="TimesNewRomanPSMT"/>
        </w:rPr>
        <w:t xml:space="preserve">may </w:t>
      </w:r>
      <w:r w:rsidR="009A44F4" w:rsidRPr="00D1775B">
        <w:rPr>
          <w:rFonts w:ascii="TimesNewRomanPSMT" w:hAnsi="TimesNewRomanPSMT"/>
        </w:rPr>
        <w:t>be worst on the drought tolerators</w:t>
      </w:r>
      <w:r w:rsidR="009A44F4">
        <w:rPr>
          <w:rFonts w:ascii="TimesNewRomanPSMT" w:hAnsi="TimesNewRomanPSMT"/>
        </w:rPr>
        <w:t>.</w:t>
      </w:r>
      <w:r w:rsidR="00F75E5A" w:rsidRPr="00F75E5A">
        <w:t xml:space="preserve"> </w:t>
      </w:r>
      <w:r w:rsidR="009A44F4">
        <w:t>The</w:t>
      </w:r>
      <w:r w:rsidR="00326961" w:rsidRPr="00930202">
        <w:t xml:space="preserve"> predicted </w:t>
      </w:r>
      <w:r w:rsidR="008C19D9">
        <w:t>a</w:t>
      </w:r>
      <w:r w:rsidR="0097561D">
        <w:t xml:space="preserve">ridification </w:t>
      </w:r>
      <w:r w:rsidR="00F21816">
        <w:t>combined</w:t>
      </w:r>
      <w:r w:rsidR="008C19D9">
        <w:t xml:space="preserve"> </w:t>
      </w:r>
      <w:r w:rsidR="0097561D">
        <w:t>increased variability</w:t>
      </w:r>
      <w:r w:rsidR="000D6DB1">
        <w:t xml:space="preserve"> </w:t>
      </w:r>
      <w:r w:rsidR="00455961">
        <w:t>(</w:t>
      </w:r>
      <w:proofErr w:type="spellStart"/>
      <w:r w:rsidR="00455961">
        <w:t>Diffenbaugh</w:t>
      </w:r>
      <w:proofErr w:type="spellEnd"/>
      <w:r w:rsidR="00455961">
        <w:t xml:space="preserve"> 2015)</w:t>
      </w:r>
      <w:r w:rsidR="00F21816">
        <w:t xml:space="preserve"> </w:t>
      </w:r>
      <w:r w:rsidR="00326961">
        <w:t>point to avoiders being more harmed than tolerators</w:t>
      </w:r>
      <w:r w:rsidR="00F21816">
        <w:t>, especially given avoiders</w:t>
      </w:r>
      <w:r w:rsidR="009A44F4">
        <w:t>’</w:t>
      </w:r>
      <w:r w:rsidR="00F21816">
        <w:t xml:space="preserve"> strong response to a single year of competition under drought</w:t>
      </w:r>
      <w:r w:rsidR="00326961">
        <w:t xml:space="preserve">. </w:t>
      </w:r>
      <w:r w:rsidR="00F54527">
        <w:t>Interestingly, g</w:t>
      </w:r>
      <w:r w:rsidR="00F21816">
        <w:t>rasses</w:t>
      </w:r>
      <w:r w:rsidR="0097561D">
        <w:t xml:space="preserve"> may </w:t>
      </w:r>
      <w:r w:rsidR="00A765B9">
        <w:t xml:space="preserve">actually </w:t>
      </w:r>
      <w:r w:rsidR="0097561D">
        <w:t>decline</w:t>
      </w:r>
      <w:r w:rsidR="00834C93">
        <w:t xml:space="preserve"> as well</w:t>
      </w:r>
      <w:r w:rsidR="00E57178">
        <w:t xml:space="preserve"> </w:t>
      </w:r>
      <w:r w:rsidR="00F54527">
        <w:t>under a drier climate</w:t>
      </w:r>
      <w:r w:rsidR="0097561D">
        <w:t xml:space="preserve">, as previously </w:t>
      </w:r>
      <w:r w:rsidR="00DB65DB">
        <w:t>documented</w:t>
      </w:r>
      <w:r w:rsidR="00CD205D">
        <w:t xml:space="preserve"> in</w:t>
      </w:r>
      <w:r w:rsidR="0097561D">
        <w:t xml:space="preserve"> Copeland et al</w:t>
      </w:r>
      <w:r w:rsidR="00DB65DB">
        <w:t>.</w:t>
      </w:r>
      <w:r w:rsidR="0097561D">
        <w:t xml:space="preserve"> </w:t>
      </w:r>
      <w:r w:rsidR="00DB65DB">
        <w:t>(</w:t>
      </w:r>
      <w:r w:rsidR="0097561D">
        <w:t>2016</w:t>
      </w:r>
      <w:r w:rsidR="00DB65DB">
        <w:t>)</w:t>
      </w:r>
      <w:r w:rsidR="00A765B9">
        <w:t xml:space="preserve"> </w:t>
      </w:r>
      <w:r w:rsidR="0097561D">
        <w:t xml:space="preserve">and predicted </w:t>
      </w:r>
      <w:r w:rsidR="00CD205D">
        <w:t xml:space="preserve">to occur </w:t>
      </w:r>
      <w:r w:rsidR="0097561D">
        <w:t xml:space="preserve">for temperate grasslands </w:t>
      </w:r>
      <w:r w:rsidR="006B4833">
        <w:t>(</w:t>
      </w:r>
      <w:proofErr w:type="spellStart"/>
      <w:r w:rsidR="006B4833">
        <w:t>Gherardi</w:t>
      </w:r>
      <w:proofErr w:type="spellEnd"/>
      <w:r w:rsidR="006B4833">
        <w:t xml:space="preserve"> and Sala 20</w:t>
      </w:r>
      <w:r w:rsidR="0097561D">
        <w:t>1</w:t>
      </w:r>
      <w:r w:rsidR="006B4833">
        <w:t>9)</w:t>
      </w:r>
      <w:r w:rsidR="00AE0F44">
        <w:t>, though whether this occurs before avoiders go extinct remains an active question</w:t>
      </w:r>
      <w:r w:rsidR="00F90111" w:rsidRPr="00930202">
        <w:t>.</w:t>
      </w:r>
      <w:commentRangeEnd w:id="140"/>
      <w:r w:rsidR="00D65807">
        <w:rPr>
          <w:rStyle w:val="CommentReference"/>
        </w:rPr>
        <w:commentReference w:id="140"/>
      </w:r>
    </w:p>
    <w:p w14:paraId="4711E4E2" w14:textId="4CCE91F0" w:rsidR="00D635DC" w:rsidRPr="008B5EFB" w:rsidRDefault="00F90111" w:rsidP="008B5EFB">
      <w:pPr>
        <w:spacing w:line="480" w:lineRule="auto"/>
        <w:ind w:firstLine="720"/>
        <w:rPr>
          <w:highlight w:val="yellow"/>
        </w:rPr>
      </w:pPr>
      <w:r>
        <w:t>W</w:t>
      </w:r>
      <w:r w:rsidRPr="001E0A25">
        <w:t>hile there are studies of climate-caused extinction debts</w:t>
      </w:r>
      <w:r w:rsidR="00EF5425">
        <w:t xml:space="preserve"> (refs)</w:t>
      </w:r>
      <w:r w:rsidRPr="001E0A25">
        <w:t>, and other studies of invasion-caused extinction debts</w:t>
      </w:r>
      <w:r w:rsidR="00EF5425">
        <w:t xml:space="preserve"> (refs)</w:t>
      </w:r>
      <w:r w:rsidRPr="001E0A25">
        <w:t xml:space="preserve">, this is the first study to examine how invasions might </w:t>
      </w:r>
      <w:r w:rsidRPr="001E0A25">
        <w:lastRenderedPageBreak/>
        <w:t>synergize with climatic fluctuations to create extinction debts</w:t>
      </w:r>
      <w:r>
        <w:t xml:space="preserve">. </w:t>
      </w:r>
      <w:r w:rsidR="005D1144">
        <w:t>In this syste</w:t>
      </w:r>
      <w:r w:rsidR="005E2E9F">
        <w:t xml:space="preserve">m </w:t>
      </w:r>
      <w:r w:rsidR="005D1144">
        <w:t xml:space="preserve">we show that </w:t>
      </w:r>
      <w:r w:rsidR="007F2595">
        <w:t xml:space="preserve">species previously adapted to variable rainfall might be unable to cope with </w:t>
      </w:r>
      <w:r w:rsidR="001D5D8B">
        <w:t>these fluctuating climates due to competition with invaders</w:t>
      </w:r>
      <w:r w:rsidR="007F2595">
        <w:t xml:space="preserve">. </w:t>
      </w:r>
      <w:r w:rsidR="005D1144">
        <w:t xml:space="preserve">Before </w:t>
      </w:r>
      <w:r w:rsidR="00C0600F">
        <w:t>invasive</w:t>
      </w:r>
      <w:r w:rsidR="005D1144">
        <w:t xml:space="preserve"> grasses dominated these areas, avoiding </w:t>
      </w:r>
      <w:r w:rsidR="00C0600F">
        <w:t>or</w:t>
      </w:r>
      <w:r w:rsidR="005D1144">
        <w:t xml:space="preserve"> tolerating drought were sufficient strategies of dealing </w:t>
      </w:r>
      <w:r w:rsidR="001D5D8B">
        <w:t>the infrequent rainfall</w:t>
      </w:r>
      <w:r w:rsidR="005D1144">
        <w:t xml:space="preserve">, </w:t>
      </w:r>
      <w:r w:rsidR="001D5D8B">
        <w:t xml:space="preserve">ultimately </w:t>
      </w:r>
      <w:r w:rsidR="005D1144">
        <w:t>allowing both types of species to coexist (</w:t>
      </w:r>
      <w:proofErr w:type="spellStart"/>
      <w:r w:rsidR="005D1144">
        <w:t>Angert</w:t>
      </w:r>
      <w:proofErr w:type="spellEnd"/>
      <w:r w:rsidR="005D1144">
        <w:t xml:space="preserve">). </w:t>
      </w:r>
      <w:r w:rsidR="007F2595">
        <w:t xml:space="preserve">The arrival of </w:t>
      </w:r>
      <w:r w:rsidR="001D5D8B">
        <w:t xml:space="preserve">competitively dominant </w:t>
      </w:r>
      <w:r w:rsidR="007F2595">
        <w:t xml:space="preserve">invasive grasses however has altered the effectiveness of both of these strategies. </w:t>
      </w:r>
      <w:r w:rsidR="007877F6" w:rsidRPr="00EF5425">
        <w:t>While much</w:t>
      </w:r>
      <w:r w:rsidR="007877F6" w:rsidRPr="00D57CBB">
        <w:t xml:space="preserve"> of the research on </w:t>
      </w:r>
      <w:r w:rsidR="00215368">
        <w:t>plant drought-response</w:t>
      </w:r>
      <w:r w:rsidR="007877F6" w:rsidRPr="00D57CBB">
        <w:t xml:space="preserve"> strategies comes from desert </w:t>
      </w:r>
      <w:r w:rsidR="00EA17F6" w:rsidRPr="00D57CBB">
        <w:t xml:space="preserve">and grassland annuals </w:t>
      </w:r>
      <w:r w:rsidR="007877F6" w:rsidRPr="00D57CBB">
        <w:t>(</w:t>
      </w:r>
      <w:proofErr w:type="spellStart"/>
      <w:r w:rsidR="007877F6" w:rsidRPr="00D57CBB">
        <w:t>Gremer</w:t>
      </w:r>
      <w:proofErr w:type="spellEnd"/>
      <w:r w:rsidR="007877F6" w:rsidRPr="00D57CBB">
        <w:t>/Venable/</w:t>
      </w:r>
      <w:proofErr w:type="spellStart"/>
      <w:r w:rsidR="007877F6" w:rsidRPr="00D57CBB">
        <w:t>Huxman</w:t>
      </w:r>
      <w:proofErr w:type="spellEnd"/>
      <w:r w:rsidR="007877F6" w:rsidRPr="00D57CBB">
        <w:t>/</w:t>
      </w:r>
      <w:proofErr w:type="spellStart"/>
      <w:r w:rsidR="007877F6" w:rsidRPr="00D57CBB">
        <w:t>Angert</w:t>
      </w:r>
      <w:proofErr w:type="spellEnd"/>
      <w:r w:rsidR="007877F6" w:rsidRPr="00D57CBB">
        <w:t>), the trade-off between fast resource acquisition in avoiders and resource conservation in tolerators is fundamental among plants (Reich et al 2014, Diaz et al 2004)</w:t>
      </w:r>
      <w:r w:rsidR="00B15F5B" w:rsidRPr="00D57CBB">
        <w:t>,</w:t>
      </w:r>
      <w:r w:rsidR="007877F6" w:rsidRPr="00D57CBB">
        <w:t xml:space="preserve"> </w:t>
      </w:r>
      <w:r w:rsidR="001E6E99">
        <w:t xml:space="preserve">and </w:t>
      </w:r>
      <w:r w:rsidR="007877F6" w:rsidRPr="00D57CBB">
        <w:t>has been studied in various functional groups including tropical trees (</w:t>
      </w:r>
      <w:proofErr w:type="spellStart"/>
      <w:r w:rsidR="007877F6" w:rsidRPr="00D57CBB">
        <w:t>Visser</w:t>
      </w:r>
      <w:proofErr w:type="spellEnd"/>
      <w:r w:rsidR="007877F6" w:rsidRPr="00D57CBB">
        <w:t xml:space="preserve"> et al. 2018), herbaceous perennials (Adler), and shrubs (West et al 2007</w:t>
      </w:r>
      <w:r w:rsidR="001E6E99">
        <w:t>)</w:t>
      </w:r>
      <w:r w:rsidR="007877F6" w:rsidRPr="00D57CBB">
        <w:t xml:space="preserve">. </w:t>
      </w:r>
      <w:r w:rsidR="00DF2C77" w:rsidRPr="00143047">
        <w:t xml:space="preserve">As climate </w:t>
      </w:r>
      <w:r w:rsidR="0072075C" w:rsidRPr="00143047">
        <w:t xml:space="preserve">becomes increasingly variable </w:t>
      </w:r>
      <w:r w:rsidR="006904A1">
        <w:t xml:space="preserve">in many regions of the world </w:t>
      </w:r>
      <w:r w:rsidR="0072075C" w:rsidRPr="00143047">
        <w:t>and species ranges shift</w:t>
      </w:r>
      <w:r w:rsidR="00DF2C77" w:rsidRPr="00143047">
        <w:t xml:space="preserve">, interactions with novel competitors </w:t>
      </w:r>
      <w:r w:rsidR="007914DF">
        <w:t>will intensify the negative effects of</w:t>
      </w:r>
      <w:r w:rsidR="0072075C" w:rsidRPr="00143047">
        <w:t xml:space="preserve"> bad years and </w:t>
      </w:r>
      <w:r w:rsidR="007914DF">
        <w:t xml:space="preserve">reduce the benefits of </w:t>
      </w:r>
      <w:r w:rsidR="0072075C" w:rsidRPr="00143047">
        <w:t xml:space="preserve">good years, harming the ability of some species </w:t>
      </w:r>
      <w:r w:rsidR="00DF2C77" w:rsidRPr="00143047">
        <w:t xml:space="preserve">to recover </w:t>
      </w:r>
      <w:r w:rsidR="007914DF">
        <w:t xml:space="preserve">from extreme events </w:t>
      </w:r>
      <w:r w:rsidR="00DF2C77" w:rsidRPr="00143047">
        <w:t>(</w:t>
      </w:r>
      <w:proofErr w:type="spellStart"/>
      <w:r w:rsidR="00DF2C77" w:rsidRPr="00143047">
        <w:t>Douda</w:t>
      </w:r>
      <w:proofErr w:type="spellEnd"/>
      <w:r w:rsidR="00DF2C77" w:rsidRPr="00143047">
        <w:t xml:space="preserve">, </w:t>
      </w:r>
      <w:proofErr w:type="spellStart"/>
      <w:r w:rsidR="00DF2C77" w:rsidRPr="00143047">
        <w:t>Rinnan</w:t>
      </w:r>
      <w:proofErr w:type="spellEnd"/>
      <w:r w:rsidR="00DF2C77" w:rsidRPr="00143047">
        <w:t>).</w:t>
      </w:r>
      <w:r w:rsidR="00DF2C77" w:rsidRPr="00DF2C77">
        <w:t xml:space="preserve"> </w:t>
      </w:r>
      <w:r w:rsidR="007914DF">
        <w:t>C</w:t>
      </w:r>
      <w:r w:rsidR="008B5EFB">
        <w:rPr>
          <w:rFonts w:ascii="TimesNewRomanPSMT" w:hAnsi="TimesNewRomanPSMT"/>
        </w:rPr>
        <w:t xml:space="preserve">ompetition with invaders </w:t>
      </w:r>
      <w:r w:rsidR="00C0600F">
        <w:rPr>
          <w:rFonts w:ascii="TimesNewRomanPSMT" w:hAnsi="TimesNewRomanPSMT"/>
        </w:rPr>
        <w:t xml:space="preserve">thus </w:t>
      </w:r>
      <w:r w:rsidR="008B5EFB">
        <w:rPr>
          <w:rFonts w:ascii="TimesNewRomanPSMT" w:hAnsi="TimesNewRomanPSMT"/>
        </w:rPr>
        <w:t>adds to an increasing extinction debt that interacts with climate change to detrimentally affect the future of these species.</w:t>
      </w:r>
    </w:p>
    <w:p w14:paraId="34CFC529" w14:textId="77777777" w:rsidR="007877F6" w:rsidRPr="00D1775B" w:rsidRDefault="007877F6" w:rsidP="00E978D4">
      <w:pPr>
        <w:spacing w:line="480" w:lineRule="auto"/>
        <w:ind w:firstLine="720"/>
        <w:rPr>
          <w:b/>
        </w:rPr>
      </w:pPr>
    </w:p>
    <w:p w14:paraId="576EB2AA" w14:textId="77777777" w:rsidR="009F5CD1" w:rsidRDefault="00412E89" w:rsidP="00E978D4">
      <w:pPr>
        <w:spacing w:line="480" w:lineRule="auto"/>
        <w:rPr>
          <w:b/>
        </w:rPr>
      </w:pPr>
      <w:r w:rsidRPr="00412E89">
        <w:rPr>
          <w:b/>
        </w:rPr>
        <w:t>Acknowledgements</w:t>
      </w:r>
    </w:p>
    <w:p w14:paraId="1FE609EF" w14:textId="0BA067B6" w:rsidR="00E978D4" w:rsidRDefault="008B4354" w:rsidP="00E978D4">
      <w:pPr>
        <w:spacing w:line="480" w:lineRule="auto"/>
      </w:pPr>
      <w:r>
        <w:t xml:space="preserve">We thank C. Koehler, P. Aigner, and J. Garlock for logistical support at the UC McLaughlin Reserve. </w:t>
      </w:r>
      <w:r w:rsidR="00E978D4">
        <w:t xml:space="preserve">We also thank countless undergraduates who have helped with </w:t>
      </w:r>
      <w:r w:rsidR="00891F93">
        <w:t>prepping, censusing, counting, and processing samples</w:t>
      </w:r>
      <w:r w:rsidR="00E978D4">
        <w:t xml:space="preserve"> both in the field and in the </w:t>
      </w:r>
      <w:r w:rsidR="00891F93">
        <w:t>lab</w:t>
      </w:r>
      <w:r w:rsidR="00E978D4">
        <w:t xml:space="preserve">. Finally, </w:t>
      </w:r>
      <w:r w:rsidR="00891F93">
        <w:t xml:space="preserve">we thank </w:t>
      </w:r>
      <w:r w:rsidR="00E978D4">
        <w:t>members of the Latimer Lab</w:t>
      </w:r>
      <w:r w:rsidR="00891F93">
        <w:t>, who</w:t>
      </w:r>
      <w:r w:rsidR="00E978D4">
        <w:t xml:space="preserve"> provided valuable discussions on several steps of the data analysis and drafts of the manuscript.</w:t>
      </w:r>
    </w:p>
    <w:p w14:paraId="5F9E4829" w14:textId="1C37B34B" w:rsidR="00F3057E" w:rsidRDefault="00E978D4" w:rsidP="00E978D4">
      <w:pPr>
        <w:spacing w:line="480" w:lineRule="auto"/>
        <w:rPr>
          <w:b/>
        </w:rPr>
      </w:pPr>
      <w:r>
        <w:t xml:space="preserve"> </w:t>
      </w:r>
    </w:p>
    <w:p w14:paraId="7BF77A17" w14:textId="77777777" w:rsidR="00E978D4" w:rsidRDefault="00E978D4" w:rsidP="00E978D4">
      <w:pPr>
        <w:spacing w:line="480" w:lineRule="auto"/>
        <w:rPr>
          <w:b/>
        </w:rPr>
      </w:pPr>
    </w:p>
    <w:p w14:paraId="56993D8F" w14:textId="77777777" w:rsidR="00E978D4" w:rsidRDefault="00E978D4" w:rsidP="00E978D4">
      <w:pPr>
        <w:spacing w:line="480" w:lineRule="auto"/>
        <w:rPr>
          <w:b/>
        </w:rPr>
      </w:pPr>
    </w:p>
    <w:p w14:paraId="4CC8FF78" w14:textId="246A7751" w:rsidR="00412E89" w:rsidRDefault="00E978D4" w:rsidP="00E978D4">
      <w:pPr>
        <w:spacing w:line="480" w:lineRule="auto"/>
        <w:rPr>
          <w:b/>
        </w:rPr>
      </w:pPr>
      <w:r>
        <w:rPr>
          <w:b/>
        </w:rPr>
        <w:t>References</w:t>
      </w:r>
    </w:p>
    <w:p w14:paraId="76CB8F6E" w14:textId="77777777" w:rsidR="00F3057E" w:rsidRDefault="00F3057E" w:rsidP="00E978D4">
      <w:pPr>
        <w:spacing w:line="480" w:lineRule="auto"/>
        <w:rPr>
          <w:b/>
        </w:rPr>
      </w:pPr>
      <w:r>
        <w:rPr>
          <w:b/>
        </w:rPr>
        <w:br w:type="page"/>
      </w:r>
    </w:p>
    <w:p w14:paraId="2F6214D3" w14:textId="70C6712F" w:rsidR="00F6694F" w:rsidRPr="008A1B85" w:rsidRDefault="00F3057E" w:rsidP="00412E89">
      <w:pPr>
        <w:spacing w:line="480" w:lineRule="auto"/>
        <w:rPr>
          <w:b/>
        </w:rPr>
      </w:pPr>
      <w:r>
        <w:rPr>
          <w:b/>
        </w:rPr>
        <w:lastRenderedPageBreak/>
        <w:t>Table 1.</w:t>
      </w:r>
      <w:r w:rsidR="008A1B85">
        <w:rPr>
          <w:b/>
        </w:rPr>
        <w:t xml:space="preserve"> </w:t>
      </w:r>
      <w:r w:rsidR="008A1B85" w:rsidRPr="008A1B85">
        <w:t>Species</w:t>
      </w:r>
      <w:r w:rsidR="008A1B85">
        <w:t xml:space="preserve"> used in the study along with their PC score </w:t>
      </w:r>
      <w:r w:rsidR="00F7027B">
        <w:t>(</w:t>
      </w:r>
      <w:r w:rsidR="00A6088C">
        <w:t>tradeoff between WUE and RGR)</w:t>
      </w:r>
      <w:r w:rsidR="008A1B85">
        <w:t>, respective drought strategy, SLA (mm</w:t>
      </w:r>
      <w:r w:rsidR="008A1B85">
        <w:rPr>
          <w:vertAlign w:val="superscript"/>
        </w:rPr>
        <w:t>2</w:t>
      </w:r>
      <w:r w:rsidR="008A1B85">
        <w:t>/g), and seed survival rates.</w:t>
      </w:r>
    </w:p>
    <w:tbl>
      <w:tblPr>
        <w:tblW w:w="7601" w:type="dxa"/>
        <w:tblLook w:val="04A0" w:firstRow="1" w:lastRow="0" w:firstColumn="1" w:lastColumn="0" w:noHBand="0" w:noVBand="1"/>
      </w:tblPr>
      <w:tblGrid>
        <w:gridCol w:w="2166"/>
        <w:gridCol w:w="1380"/>
        <w:gridCol w:w="1592"/>
        <w:gridCol w:w="1125"/>
        <w:gridCol w:w="1338"/>
      </w:tblGrid>
      <w:tr w:rsidR="00F6694F" w:rsidRPr="00F6694F" w14:paraId="122A86C9" w14:textId="77777777" w:rsidTr="00F6694F">
        <w:trPr>
          <w:trHeight w:val="338"/>
        </w:trPr>
        <w:tc>
          <w:tcPr>
            <w:tcW w:w="2166" w:type="dxa"/>
            <w:tcBorders>
              <w:top w:val="double" w:sz="6" w:space="0" w:color="auto"/>
              <w:left w:val="nil"/>
              <w:bottom w:val="single" w:sz="4" w:space="0" w:color="auto"/>
              <w:right w:val="nil"/>
            </w:tcBorders>
            <w:shd w:val="clear" w:color="auto" w:fill="auto"/>
            <w:noWrap/>
            <w:vAlign w:val="center"/>
            <w:hideMark/>
          </w:tcPr>
          <w:p w14:paraId="60C5B12D" w14:textId="77777777" w:rsidR="00F6694F" w:rsidRPr="00F6694F" w:rsidRDefault="00F6694F" w:rsidP="00F6694F">
            <w:pPr>
              <w:rPr>
                <w:color w:val="000000"/>
                <w:sz w:val="20"/>
                <w:szCs w:val="20"/>
              </w:rPr>
            </w:pPr>
            <w:r w:rsidRPr="00F6694F">
              <w:rPr>
                <w:color w:val="000000"/>
                <w:sz w:val="20"/>
                <w:szCs w:val="20"/>
              </w:rPr>
              <w:t>Species</w:t>
            </w:r>
          </w:p>
        </w:tc>
        <w:tc>
          <w:tcPr>
            <w:tcW w:w="1380" w:type="dxa"/>
            <w:tcBorders>
              <w:top w:val="double" w:sz="6" w:space="0" w:color="auto"/>
              <w:left w:val="nil"/>
              <w:bottom w:val="single" w:sz="4" w:space="0" w:color="auto"/>
              <w:right w:val="nil"/>
            </w:tcBorders>
            <w:shd w:val="clear" w:color="auto" w:fill="auto"/>
            <w:noWrap/>
            <w:vAlign w:val="center"/>
            <w:hideMark/>
          </w:tcPr>
          <w:p w14:paraId="1B2AF2FA" w14:textId="77777777" w:rsidR="00F6694F" w:rsidRPr="00F6694F" w:rsidRDefault="00F6694F" w:rsidP="00F6694F">
            <w:pPr>
              <w:jc w:val="center"/>
              <w:rPr>
                <w:color w:val="000000"/>
                <w:sz w:val="20"/>
                <w:szCs w:val="20"/>
              </w:rPr>
            </w:pPr>
            <w:r w:rsidRPr="00F6694F">
              <w:rPr>
                <w:color w:val="000000"/>
                <w:sz w:val="20"/>
                <w:szCs w:val="20"/>
              </w:rPr>
              <w:t>PC Score</w:t>
            </w:r>
          </w:p>
        </w:tc>
        <w:tc>
          <w:tcPr>
            <w:tcW w:w="1592" w:type="dxa"/>
            <w:tcBorders>
              <w:top w:val="double" w:sz="6" w:space="0" w:color="auto"/>
              <w:left w:val="nil"/>
              <w:bottom w:val="single" w:sz="4" w:space="0" w:color="auto"/>
              <w:right w:val="nil"/>
            </w:tcBorders>
            <w:shd w:val="clear" w:color="auto" w:fill="auto"/>
            <w:noWrap/>
            <w:vAlign w:val="center"/>
            <w:hideMark/>
          </w:tcPr>
          <w:p w14:paraId="59B81C50" w14:textId="77777777" w:rsidR="00F6694F" w:rsidRPr="00F6694F" w:rsidRDefault="00F6694F" w:rsidP="00F6694F">
            <w:pPr>
              <w:jc w:val="center"/>
              <w:rPr>
                <w:color w:val="000000"/>
                <w:sz w:val="20"/>
                <w:szCs w:val="20"/>
              </w:rPr>
            </w:pPr>
            <w:r w:rsidRPr="00F6694F">
              <w:rPr>
                <w:color w:val="000000"/>
                <w:sz w:val="20"/>
                <w:szCs w:val="20"/>
              </w:rPr>
              <w:t>Drought strategy</w:t>
            </w:r>
          </w:p>
        </w:tc>
        <w:tc>
          <w:tcPr>
            <w:tcW w:w="1125" w:type="dxa"/>
            <w:tcBorders>
              <w:top w:val="double" w:sz="6" w:space="0" w:color="auto"/>
              <w:left w:val="nil"/>
              <w:bottom w:val="single" w:sz="4" w:space="0" w:color="auto"/>
              <w:right w:val="nil"/>
            </w:tcBorders>
            <w:shd w:val="clear" w:color="auto" w:fill="auto"/>
            <w:noWrap/>
            <w:vAlign w:val="center"/>
            <w:hideMark/>
          </w:tcPr>
          <w:p w14:paraId="07230B72" w14:textId="77777777" w:rsidR="00F6694F" w:rsidRPr="00F6694F" w:rsidRDefault="00F6694F" w:rsidP="00F6694F">
            <w:pPr>
              <w:jc w:val="center"/>
              <w:rPr>
                <w:color w:val="000000"/>
                <w:sz w:val="20"/>
                <w:szCs w:val="20"/>
              </w:rPr>
            </w:pPr>
            <w:r w:rsidRPr="00F6694F">
              <w:rPr>
                <w:color w:val="000000"/>
                <w:sz w:val="20"/>
                <w:szCs w:val="20"/>
              </w:rPr>
              <w:t>SLA</w:t>
            </w:r>
          </w:p>
        </w:tc>
        <w:tc>
          <w:tcPr>
            <w:tcW w:w="1338" w:type="dxa"/>
            <w:tcBorders>
              <w:top w:val="double" w:sz="6" w:space="0" w:color="auto"/>
              <w:left w:val="nil"/>
              <w:bottom w:val="single" w:sz="4" w:space="0" w:color="auto"/>
              <w:right w:val="nil"/>
            </w:tcBorders>
            <w:shd w:val="clear" w:color="auto" w:fill="auto"/>
            <w:noWrap/>
            <w:vAlign w:val="center"/>
            <w:hideMark/>
          </w:tcPr>
          <w:p w14:paraId="667ADAD8" w14:textId="77777777" w:rsidR="00F6694F" w:rsidRPr="00F6694F" w:rsidRDefault="00F6694F" w:rsidP="00F6694F">
            <w:pPr>
              <w:jc w:val="center"/>
              <w:rPr>
                <w:color w:val="000000"/>
                <w:sz w:val="20"/>
                <w:szCs w:val="20"/>
              </w:rPr>
            </w:pPr>
            <w:r w:rsidRPr="00F6694F">
              <w:rPr>
                <w:color w:val="000000"/>
                <w:sz w:val="20"/>
                <w:szCs w:val="20"/>
              </w:rPr>
              <w:t>Seed Survival</w:t>
            </w:r>
          </w:p>
        </w:tc>
      </w:tr>
      <w:tr w:rsidR="00F6694F" w:rsidRPr="00F6694F" w14:paraId="4A2FD4A7" w14:textId="77777777" w:rsidTr="00F6694F">
        <w:trPr>
          <w:trHeight w:val="318"/>
        </w:trPr>
        <w:tc>
          <w:tcPr>
            <w:tcW w:w="2166" w:type="dxa"/>
            <w:tcBorders>
              <w:top w:val="nil"/>
              <w:left w:val="nil"/>
              <w:bottom w:val="nil"/>
              <w:right w:val="nil"/>
            </w:tcBorders>
            <w:shd w:val="clear" w:color="auto" w:fill="auto"/>
            <w:noWrap/>
            <w:vAlign w:val="bottom"/>
            <w:hideMark/>
          </w:tcPr>
          <w:p w14:paraId="0481793B" w14:textId="77777777" w:rsidR="00F6694F" w:rsidRPr="00F6694F" w:rsidRDefault="00F6694F" w:rsidP="00F6694F">
            <w:pPr>
              <w:rPr>
                <w:color w:val="000000"/>
                <w:sz w:val="20"/>
                <w:szCs w:val="20"/>
              </w:rPr>
            </w:pPr>
            <w:proofErr w:type="spellStart"/>
            <w:r w:rsidRPr="00F6694F">
              <w:rPr>
                <w:color w:val="000000"/>
                <w:sz w:val="20"/>
                <w:szCs w:val="20"/>
              </w:rPr>
              <w:t>Lasthenia</w:t>
            </w:r>
            <w:proofErr w:type="spellEnd"/>
            <w:r w:rsidRPr="00F6694F">
              <w:rPr>
                <w:color w:val="000000"/>
                <w:sz w:val="20"/>
                <w:szCs w:val="20"/>
              </w:rPr>
              <w:t xml:space="preserve"> </w:t>
            </w:r>
            <w:proofErr w:type="spellStart"/>
            <w:r w:rsidRPr="00F6694F">
              <w:rPr>
                <w:color w:val="000000"/>
                <w:sz w:val="20"/>
                <w:szCs w:val="20"/>
              </w:rPr>
              <w:t>californica</w:t>
            </w:r>
            <w:proofErr w:type="spellEnd"/>
          </w:p>
        </w:tc>
        <w:tc>
          <w:tcPr>
            <w:tcW w:w="1380" w:type="dxa"/>
            <w:tcBorders>
              <w:top w:val="nil"/>
              <w:left w:val="nil"/>
              <w:bottom w:val="nil"/>
              <w:right w:val="nil"/>
            </w:tcBorders>
            <w:shd w:val="clear" w:color="auto" w:fill="auto"/>
            <w:noWrap/>
            <w:vAlign w:val="bottom"/>
            <w:hideMark/>
          </w:tcPr>
          <w:p w14:paraId="7614865A" w14:textId="77777777" w:rsidR="00F6694F" w:rsidRPr="00F6694F" w:rsidRDefault="00F6694F" w:rsidP="00F6694F">
            <w:pPr>
              <w:jc w:val="center"/>
              <w:rPr>
                <w:color w:val="000000"/>
                <w:sz w:val="20"/>
                <w:szCs w:val="20"/>
              </w:rPr>
            </w:pPr>
            <w:r w:rsidRPr="00F6694F">
              <w:rPr>
                <w:color w:val="000000"/>
                <w:sz w:val="20"/>
                <w:szCs w:val="20"/>
              </w:rPr>
              <w:t>-1.63</w:t>
            </w:r>
          </w:p>
        </w:tc>
        <w:tc>
          <w:tcPr>
            <w:tcW w:w="1592" w:type="dxa"/>
            <w:tcBorders>
              <w:top w:val="nil"/>
              <w:left w:val="nil"/>
              <w:bottom w:val="nil"/>
              <w:right w:val="nil"/>
            </w:tcBorders>
            <w:shd w:val="clear" w:color="auto" w:fill="auto"/>
            <w:noWrap/>
            <w:vAlign w:val="bottom"/>
            <w:hideMark/>
          </w:tcPr>
          <w:p w14:paraId="0C731433" w14:textId="77777777" w:rsidR="00F6694F" w:rsidRPr="00F6694F" w:rsidRDefault="00F6694F" w:rsidP="00F6694F">
            <w:pPr>
              <w:jc w:val="center"/>
              <w:rPr>
                <w:color w:val="000000"/>
                <w:sz w:val="20"/>
                <w:szCs w:val="20"/>
              </w:rPr>
            </w:pPr>
            <w:r w:rsidRPr="00F6694F">
              <w:rPr>
                <w:color w:val="000000"/>
                <w:sz w:val="20"/>
                <w:szCs w:val="20"/>
              </w:rPr>
              <w:t>Avoider</w:t>
            </w:r>
          </w:p>
        </w:tc>
        <w:tc>
          <w:tcPr>
            <w:tcW w:w="1125" w:type="dxa"/>
            <w:tcBorders>
              <w:top w:val="nil"/>
              <w:left w:val="nil"/>
              <w:bottom w:val="nil"/>
              <w:right w:val="nil"/>
            </w:tcBorders>
            <w:shd w:val="clear" w:color="auto" w:fill="auto"/>
            <w:noWrap/>
            <w:vAlign w:val="bottom"/>
            <w:hideMark/>
          </w:tcPr>
          <w:p w14:paraId="35DA926A" w14:textId="77777777" w:rsidR="00F6694F" w:rsidRPr="00F6694F" w:rsidRDefault="00F6694F" w:rsidP="00F6694F">
            <w:pPr>
              <w:jc w:val="center"/>
              <w:rPr>
                <w:color w:val="000000"/>
                <w:sz w:val="20"/>
                <w:szCs w:val="20"/>
              </w:rPr>
            </w:pPr>
            <w:r w:rsidRPr="00F6694F">
              <w:rPr>
                <w:color w:val="000000"/>
                <w:sz w:val="20"/>
                <w:szCs w:val="20"/>
              </w:rPr>
              <w:t>240.14</w:t>
            </w:r>
          </w:p>
        </w:tc>
        <w:tc>
          <w:tcPr>
            <w:tcW w:w="1338" w:type="dxa"/>
            <w:tcBorders>
              <w:top w:val="nil"/>
              <w:left w:val="nil"/>
              <w:bottom w:val="nil"/>
              <w:right w:val="nil"/>
            </w:tcBorders>
            <w:shd w:val="clear" w:color="auto" w:fill="auto"/>
            <w:noWrap/>
            <w:vAlign w:val="bottom"/>
            <w:hideMark/>
          </w:tcPr>
          <w:p w14:paraId="1D2FB497" w14:textId="77777777" w:rsidR="00F6694F" w:rsidRPr="00F6694F" w:rsidRDefault="00F6694F" w:rsidP="00F6694F">
            <w:pPr>
              <w:jc w:val="center"/>
              <w:rPr>
                <w:color w:val="000000"/>
                <w:sz w:val="20"/>
                <w:szCs w:val="20"/>
              </w:rPr>
            </w:pPr>
            <w:r w:rsidRPr="00F6694F">
              <w:rPr>
                <w:color w:val="000000"/>
                <w:sz w:val="20"/>
                <w:szCs w:val="20"/>
              </w:rPr>
              <w:t xml:space="preserve">46% </w:t>
            </w:r>
          </w:p>
        </w:tc>
      </w:tr>
      <w:tr w:rsidR="00F6694F" w:rsidRPr="00F6694F" w14:paraId="6D0DD2EE" w14:textId="77777777" w:rsidTr="00F6694F">
        <w:trPr>
          <w:trHeight w:val="318"/>
        </w:trPr>
        <w:tc>
          <w:tcPr>
            <w:tcW w:w="2166" w:type="dxa"/>
            <w:tcBorders>
              <w:top w:val="nil"/>
              <w:left w:val="nil"/>
              <w:bottom w:val="nil"/>
              <w:right w:val="nil"/>
            </w:tcBorders>
            <w:shd w:val="clear" w:color="auto" w:fill="auto"/>
            <w:noWrap/>
            <w:vAlign w:val="bottom"/>
            <w:hideMark/>
          </w:tcPr>
          <w:p w14:paraId="27FDF5AB" w14:textId="77777777" w:rsidR="00F6694F" w:rsidRPr="00F6694F" w:rsidRDefault="00F6694F" w:rsidP="00F6694F">
            <w:pPr>
              <w:rPr>
                <w:color w:val="000000"/>
                <w:sz w:val="20"/>
                <w:szCs w:val="20"/>
              </w:rPr>
            </w:pPr>
            <w:proofErr w:type="spellStart"/>
            <w:r w:rsidRPr="00F6694F">
              <w:rPr>
                <w:color w:val="000000"/>
                <w:sz w:val="20"/>
                <w:szCs w:val="20"/>
              </w:rPr>
              <w:t>Plantago</w:t>
            </w:r>
            <w:proofErr w:type="spellEnd"/>
            <w:r w:rsidRPr="00F6694F">
              <w:rPr>
                <w:color w:val="000000"/>
                <w:sz w:val="20"/>
                <w:szCs w:val="20"/>
              </w:rPr>
              <w:t xml:space="preserve"> </w:t>
            </w:r>
            <w:proofErr w:type="spellStart"/>
            <w:r w:rsidRPr="00F6694F">
              <w:rPr>
                <w:color w:val="000000"/>
                <w:sz w:val="20"/>
                <w:szCs w:val="20"/>
              </w:rPr>
              <w:t>erecta</w:t>
            </w:r>
            <w:proofErr w:type="spellEnd"/>
          </w:p>
        </w:tc>
        <w:tc>
          <w:tcPr>
            <w:tcW w:w="1380" w:type="dxa"/>
            <w:tcBorders>
              <w:top w:val="nil"/>
              <w:left w:val="nil"/>
              <w:bottom w:val="nil"/>
              <w:right w:val="nil"/>
            </w:tcBorders>
            <w:shd w:val="clear" w:color="auto" w:fill="auto"/>
            <w:noWrap/>
            <w:vAlign w:val="bottom"/>
            <w:hideMark/>
          </w:tcPr>
          <w:p w14:paraId="54C66348" w14:textId="77777777" w:rsidR="00F6694F" w:rsidRPr="00F6694F" w:rsidRDefault="00F6694F" w:rsidP="00F6694F">
            <w:pPr>
              <w:jc w:val="center"/>
              <w:rPr>
                <w:color w:val="000000"/>
                <w:sz w:val="20"/>
                <w:szCs w:val="20"/>
              </w:rPr>
            </w:pPr>
            <w:r w:rsidRPr="00F6694F">
              <w:rPr>
                <w:color w:val="000000"/>
                <w:sz w:val="20"/>
                <w:szCs w:val="20"/>
              </w:rPr>
              <w:t>-1.01</w:t>
            </w:r>
          </w:p>
        </w:tc>
        <w:tc>
          <w:tcPr>
            <w:tcW w:w="1592" w:type="dxa"/>
            <w:tcBorders>
              <w:top w:val="nil"/>
              <w:left w:val="nil"/>
              <w:bottom w:val="nil"/>
              <w:right w:val="nil"/>
            </w:tcBorders>
            <w:shd w:val="clear" w:color="auto" w:fill="auto"/>
            <w:noWrap/>
            <w:vAlign w:val="bottom"/>
            <w:hideMark/>
          </w:tcPr>
          <w:p w14:paraId="59DBA9E8" w14:textId="77777777" w:rsidR="00F6694F" w:rsidRPr="00F6694F" w:rsidRDefault="00F6694F" w:rsidP="00F6694F">
            <w:pPr>
              <w:jc w:val="center"/>
              <w:rPr>
                <w:color w:val="000000"/>
                <w:sz w:val="20"/>
                <w:szCs w:val="20"/>
              </w:rPr>
            </w:pPr>
            <w:r w:rsidRPr="00F6694F">
              <w:rPr>
                <w:color w:val="000000"/>
                <w:sz w:val="20"/>
                <w:szCs w:val="20"/>
              </w:rPr>
              <w:t>Avoider</w:t>
            </w:r>
          </w:p>
        </w:tc>
        <w:tc>
          <w:tcPr>
            <w:tcW w:w="1125" w:type="dxa"/>
            <w:tcBorders>
              <w:top w:val="nil"/>
              <w:left w:val="nil"/>
              <w:bottom w:val="nil"/>
              <w:right w:val="nil"/>
            </w:tcBorders>
            <w:shd w:val="clear" w:color="auto" w:fill="auto"/>
            <w:noWrap/>
            <w:vAlign w:val="bottom"/>
            <w:hideMark/>
          </w:tcPr>
          <w:p w14:paraId="5B120092" w14:textId="77777777" w:rsidR="00F6694F" w:rsidRPr="00F6694F" w:rsidRDefault="00F6694F" w:rsidP="00F6694F">
            <w:pPr>
              <w:jc w:val="center"/>
              <w:rPr>
                <w:color w:val="000000"/>
                <w:sz w:val="20"/>
                <w:szCs w:val="20"/>
              </w:rPr>
            </w:pPr>
            <w:r w:rsidRPr="00F6694F">
              <w:rPr>
                <w:color w:val="000000"/>
                <w:sz w:val="20"/>
                <w:szCs w:val="20"/>
              </w:rPr>
              <w:t>130.66</w:t>
            </w:r>
          </w:p>
        </w:tc>
        <w:tc>
          <w:tcPr>
            <w:tcW w:w="1338" w:type="dxa"/>
            <w:tcBorders>
              <w:top w:val="nil"/>
              <w:left w:val="nil"/>
              <w:bottom w:val="nil"/>
              <w:right w:val="nil"/>
            </w:tcBorders>
            <w:shd w:val="clear" w:color="auto" w:fill="auto"/>
            <w:noWrap/>
            <w:vAlign w:val="bottom"/>
            <w:hideMark/>
          </w:tcPr>
          <w:p w14:paraId="5CACD254" w14:textId="77777777" w:rsidR="00F6694F" w:rsidRPr="00F6694F" w:rsidRDefault="00F6694F" w:rsidP="00F6694F">
            <w:pPr>
              <w:jc w:val="center"/>
              <w:rPr>
                <w:color w:val="000000"/>
                <w:sz w:val="20"/>
                <w:szCs w:val="20"/>
              </w:rPr>
            </w:pPr>
            <w:r w:rsidRPr="00F6694F">
              <w:rPr>
                <w:color w:val="000000"/>
                <w:sz w:val="20"/>
                <w:szCs w:val="20"/>
              </w:rPr>
              <w:t>83%</w:t>
            </w:r>
          </w:p>
        </w:tc>
      </w:tr>
      <w:tr w:rsidR="00F6694F" w:rsidRPr="00F6694F" w14:paraId="0EB30C89" w14:textId="77777777" w:rsidTr="00F6694F">
        <w:trPr>
          <w:trHeight w:val="318"/>
        </w:trPr>
        <w:tc>
          <w:tcPr>
            <w:tcW w:w="2166" w:type="dxa"/>
            <w:tcBorders>
              <w:top w:val="nil"/>
              <w:left w:val="nil"/>
              <w:bottom w:val="nil"/>
              <w:right w:val="nil"/>
            </w:tcBorders>
            <w:shd w:val="clear" w:color="auto" w:fill="auto"/>
            <w:noWrap/>
            <w:vAlign w:val="bottom"/>
            <w:hideMark/>
          </w:tcPr>
          <w:p w14:paraId="4661DC50" w14:textId="77777777" w:rsidR="00F6694F" w:rsidRPr="00F6694F" w:rsidRDefault="00F6694F" w:rsidP="00F6694F">
            <w:pPr>
              <w:rPr>
                <w:color w:val="000000"/>
                <w:sz w:val="20"/>
                <w:szCs w:val="20"/>
              </w:rPr>
            </w:pPr>
            <w:proofErr w:type="spellStart"/>
            <w:r w:rsidRPr="00F6694F">
              <w:rPr>
                <w:color w:val="000000"/>
                <w:sz w:val="20"/>
                <w:szCs w:val="20"/>
              </w:rPr>
              <w:t>Agoseris</w:t>
            </w:r>
            <w:proofErr w:type="spellEnd"/>
            <w:r w:rsidRPr="00F6694F">
              <w:rPr>
                <w:color w:val="000000"/>
                <w:sz w:val="20"/>
                <w:szCs w:val="20"/>
              </w:rPr>
              <w:t xml:space="preserve"> </w:t>
            </w:r>
            <w:proofErr w:type="spellStart"/>
            <w:r w:rsidRPr="00F6694F">
              <w:rPr>
                <w:color w:val="000000"/>
                <w:sz w:val="20"/>
                <w:szCs w:val="20"/>
              </w:rPr>
              <w:t>heterophylla</w:t>
            </w:r>
            <w:proofErr w:type="spellEnd"/>
          </w:p>
        </w:tc>
        <w:tc>
          <w:tcPr>
            <w:tcW w:w="1380" w:type="dxa"/>
            <w:tcBorders>
              <w:top w:val="nil"/>
              <w:left w:val="nil"/>
              <w:bottom w:val="nil"/>
              <w:right w:val="nil"/>
            </w:tcBorders>
            <w:shd w:val="clear" w:color="auto" w:fill="auto"/>
            <w:noWrap/>
            <w:vAlign w:val="bottom"/>
            <w:hideMark/>
          </w:tcPr>
          <w:p w14:paraId="334DB99D" w14:textId="77777777" w:rsidR="00F6694F" w:rsidRPr="00F6694F" w:rsidRDefault="00F6694F" w:rsidP="00F6694F">
            <w:pPr>
              <w:jc w:val="center"/>
              <w:rPr>
                <w:color w:val="000000"/>
                <w:sz w:val="20"/>
                <w:szCs w:val="20"/>
              </w:rPr>
            </w:pPr>
            <w:r w:rsidRPr="00F6694F">
              <w:rPr>
                <w:color w:val="000000"/>
                <w:sz w:val="20"/>
                <w:szCs w:val="20"/>
              </w:rPr>
              <w:t>-0.88</w:t>
            </w:r>
          </w:p>
        </w:tc>
        <w:tc>
          <w:tcPr>
            <w:tcW w:w="1592" w:type="dxa"/>
            <w:tcBorders>
              <w:top w:val="nil"/>
              <w:left w:val="nil"/>
              <w:bottom w:val="nil"/>
              <w:right w:val="nil"/>
            </w:tcBorders>
            <w:shd w:val="clear" w:color="auto" w:fill="auto"/>
            <w:noWrap/>
            <w:vAlign w:val="bottom"/>
            <w:hideMark/>
          </w:tcPr>
          <w:p w14:paraId="47D679A0" w14:textId="77777777" w:rsidR="00F6694F" w:rsidRPr="00F6694F" w:rsidRDefault="00F6694F" w:rsidP="00F6694F">
            <w:pPr>
              <w:jc w:val="center"/>
              <w:rPr>
                <w:color w:val="000000"/>
                <w:sz w:val="20"/>
                <w:szCs w:val="20"/>
              </w:rPr>
            </w:pPr>
            <w:r w:rsidRPr="00F6694F">
              <w:rPr>
                <w:color w:val="000000"/>
                <w:sz w:val="20"/>
                <w:szCs w:val="20"/>
              </w:rPr>
              <w:t>Avoider</w:t>
            </w:r>
          </w:p>
        </w:tc>
        <w:tc>
          <w:tcPr>
            <w:tcW w:w="1125" w:type="dxa"/>
            <w:tcBorders>
              <w:top w:val="nil"/>
              <w:left w:val="nil"/>
              <w:bottom w:val="nil"/>
              <w:right w:val="nil"/>
            </w:tcBorders>
            <w:shd w:val="clear" w:color="auto" w:fill="auto"/>
            <w:noWrap/>
            <w:vAlign w:val="bottom"/>
            <w:hideMark/>
          </w:tcPr>
          <w:p w14:paraId="0A04D4CE" w14:textId="77777777" w:rsidR="00F6694F" w:rsidRPr="00F6694F" w:rsidRDefault="00F6694F" w:rsidP="00F6694F">
            <w:pPr>
              <w:jc w:val="center"/>
              <w:rPr>
                <w:color w:val="000000"/>
                <w:sz w:val="20"/>
                <w:szCs w:val="20"/>
              </w:rPr>
            </w:pPr>
            <w:r w:rsidRPr="00F6694F">
              <w:rPr>
                <w:color w:val="000000"/>
                <w:sz w:val="20"/>
                <w:szCs w:val="20"/>
              </w:rPr>
              <w:t>413.55</w:t>
            </w:r>
          </w:p>
        </w:tc>
        <w:tc>
          <w:tcPr>
            <w:tcW w:w="1338" w:type="dxa"/>
            <w:tcBorders>
              <w:top w:val="nil"/>
              <w:left w:val="nil"/>
              <w:bottom w:val="nil"/>
              <w:right w:val="nil"/>
            </w:tcBorders>
            <w:shd w:val="clear" w:color="auto" w:fill="auto"/>
            <w:noWrap/>
            <w:vAlign w:val="bottom"/>
            <w:hideMark/>
          </w:tcPr>
          <w:p w14:paraId="7664A8F7" w14:textId="77777777" w:rsidR="00F6694F" w:rsidRPr="00F6694F" w:rsidRDefault="00F6694F" w:rsidP="00F6694F">
            <w:pPr>
              <w:jc w:val="center"/>
              <w:rPr>
                <w:color w:val="000000"/>
                <w:sz w:val="20"/>
                <w:szCs w:val="20"/>
              </w:rPr>
            </w:pPr>
            <w:r w:rsidRPr="00F6694F">
              <w:rPr>
                <w:color w:val="000000"/>
                <w:sz w:val="20"/>
                <w:szCs w:val="20"/>
              </w:rPr>
              <w:t xml:space="preserve">1% </w:t>
            </w:r>
          </w:p>
        </w:tc>
      </w:tr>
      <w:tr w:rsidR="00F6694F" w:rsidRPr="00F6694F" w14:paraId="5D38A6BA" w14:textId="77777777" w:rsidTr="00F6694F">
        <w:trPr>
          <w:trHeight w:val="318"/>
        </w:trPr>
        <w:tc>
          <w:tcPr>
            <w:tcW w:w="2166" w:type="dxa"/>
            <w:tcBorders>
              <w:top w:val="nil"/>
              <w:left w:val="nil"/>
              <w:bottom w:val="nil"/>
              <w:right w:val="nil"/>
            </w:tcBorders>
            <w:shd w:val="clear" w:color="auto" w:fill="auto"/>
            <w:noWrap/>
            <w:vAlign w:val="bottom"/>
            <w:hideMark/>
          </w:tcPr>
          <w:p w14:paraId="05F4A08A" w14:textId="77777777" w:rsidR="00F6694F" w:rsidRPr="00F6694F" w:rsidRDefault="00F6694F" w:rsidP="00F6694F">
            <w:pPr>
              <w:rPr>
                <w:color w:val="000000"/>
                <w:sz w:val="20"/>
                <w:szCs w:val="20"/>
              </w:rPr>
            </w:pPr>
            <w:r w:rsidRPr="00F6694F">
              <w:rPr>
                <w:color w:val="000000"/>
                <w:sz w:val="20"/>
                <w:szCs w:val="20"/>
              </w:rPr>
              <w:t xml:space="preserve">Clarkia </w:t>
            </w:r>
            <w:proofErr w:type="spellStart"/>
            <w:r w:rsidRPr="00F6694F">
              <w:rPr>
                <w:color w:val="000000"/>
                <w:sz w:val="20"/>
                <w:szCs w:val="20"/>
              </w:rPr>
              <w:t>purpurea</w:t>
            </w:r>
            <w:proofErr w:type="spellEnd"/>
          </w:p>
        </w:tc>
        <w:tc>
          <w:tcPr>
            <w:tcW w:w="1380" w:type="dxa"/>
            <w:tcBorders>
              <w:top w:val="nil"/>
              <w:left w:val="nil"/>
              <w:bottom w:val="nil"/>
              <w:right w:val="nil"/>
            </w:tcBorders>
            <w:shd w:val="clear" w:color="auto" w:fill="auto"/>
            <w:noWrap/>
            <w:vAlign w:val="bottom"/>
            <w:hideMark/>
          </w:tcPr>
          <w:p w14:paraId="14BF8D86" w14:textId="77777777" w:rsidR="00F6694F" w:rsidRPr="00F6694F" w:rsidRDefault="00F6694F" w:rsidP="00F6694F">
            <w:pPr>
              <w:jc w:val="center"/>
              <w:rPr>
                <w:color w:val="000000"/>
                <w:sz w:val="20"/>
                <w:szCs w:val="20"/>
              </w:rPr>
            </w:pPr>
            <w:r w:rsidRPr="00F6694F">
              <w:rPr>
                <w:color w:val="000000"/>
                <w:sz w:val="20"/>
                <w:szCs w:val="20"/>
              </w:rPr>
              <w:t>0.61</w:t>
            </w:r>
          </w:p>
        </w:tc>
        <w:tc>
          <w:tcPr>
            <w:tcW w:w="1592" w:type="dxa"/>
            <w:tcBorders>
              <w:top w:val="nil"/>
              <w:left w:val="nil"/>
              <w:bottom w:val="nil"/>
              <w:right w:val="nil"/>
            </w:tcBorders>
            <w:shd w:val="clear" w:color="auto" w:fill="auto"/>
            <w:noWrap/>
            <w:vAlign w:val="bottom"/>
            <w:hideMark/>
          </w:tcPr>
          <w:p w14:paraId="13A51AC9" w14:textId="77777777" w:rsidR="00F6694F" w:rsidRPr="00F6694F" w:rsidRDefault="00F6694F" w:rsidP="00F6694F">
            <w:pPr>
              <w:jc w:val="center"/>
              <w:rPr>
                <w:color w:val="000000"/>
                <w:sz w:val="20"/>
                <w:szCs w:val="20"/>
              </w:rPr>
            </w:pPr>
            <w:proofErr w:type="spellStart"/>
            <w:r w:rsidRPr="00F6694F">
              <w:rPr>
                <w:color w:val="000000"/>
                <w:sz w:val="20"/>
                <w:szCs w:val="20"/>
              </w:rPr>
              <w:t>Tolerator</w:t>
            </w:r>
            <w:proofErr w:type="spellEnd"/>
          </w:p>
        </w:tc>
        <w:tc>
          <w:tcPr>
            <w:tcW w:w="1125" w:type="dxa"/>
            <w:tcBorders>
              <w:top w:val="nil"/>
              <w:left w:val="nil"/>
              <w:bottom w:val="nil"/>
              <w:right w:val="nil"/>
            </w:tcBorders>
            <w:shd w:val="clear" w:color="auto" w:fill="auto"/>
            <w:noWrap/>
            <w:vAlign w:val="bottom"/>
            <w:hideMark/>
          </w:tcPr>
          <w:p w14:paraId="400140F9" w14:textId="77777777" w:rsidR="00F6694F" w:rsidRPr="00F6694F" w:rsidRDefault="00F6694F" w:rsidP="00F6694F">
            <w:pPr>
              <w:jc w:val="center"/>
              <w:rPr>
                <w:color w:val="000000"/>
                <w:sz w:val="20"/>
                <w:szCs w:val="20"/>
              </w:rPr>
            </w:pPr>
            <w:r w:rsidRPr="00F6694F">
              <w:rPr>
                <w:color w:val="000000"/>
                <w:sz w:val="20"/>
                <w:szCs w:val="20"/>
              </w:rPr>
              <w:t>87.04</w:t>
            </w:r>
          </w:p>
        </w:tc>
        <w:tc>
          <w:tcPr>
            <w:tcW w:w="1338" w:type="dxa"/>
            <w:tcBorders>
              <w:top w:val="nil"/>
              <w:left w:val="nil"/>
              <w:bottom w:val="nil"/>
              <w:right w:val="nil"/>
            </w:tcBorders>
            <w:shd w:val="clear" w:color="auto" w:fill="auto"/>
            <w:noWrap/>
            <w:vAlign w:val="bottom"/>
            <w:hideMark/>
          </w:tcPr>
          <w:p w14:paraId="0B2673E4" w14:textId="77777777" w:rsidR="00F6694F" w:rsidRPr="00F6694F" w:rsidRDefault="00F6694F" w:rsidP="00F6694F">
            <w:pPr>
              <w:jc w:val="center"/>
              <w:rPr>
                <w:color w:val="000000"/>
                <w:sz w:val="20"/>
                <w:szCs w:val="20"/>
              </w:rPr>
            </w:pPr>
            <w:r w:rsidRPr="00F6694F">
              <w:rPr>
                <w:color w:val="000000"/>
                <w:sz w:val="20"/>
                <w:szCs w:val="20"/>
              </w:rPr>
              <w:t xml:space="preserve">56% </w:t>
            </w:r>
          </w:p>
        </w:tc>
      </w:tr>
      <w:tr w:rsidR="00F6694F" w:rsidRPr="00F6694F" w14:paraId="78BACFCB" w14:textId="77777777" w:rsidTr="00F6694F">
        <w:trPr>
          <w:trHeight w:val="318"/>
        </w:trPr>
        <w:tc>
          <w:tcPr>
            <w:tcW w:w="2166" w:type="dxa"/>
            <w:tcBorders>
              <w:top w:val="nil"/>
              <w:left w:val="nil"/>
              <w:bottom w:val="nil"/>
              <w:right w:val="nil"/>
            </w:tcBorders>
            <w:shd w:val="clear" w:color="auto" w:fill="auto"/>
            <w:noWrap/>
            <w:vAlign w:val="bottom"/>
            <w:hideMark/>
          </w:tcPr>
          <w:p w14:paraId="6161108D" w14:textId="77777777" w:rsidR="00F6694F" w:rsidRPr="00F6694F" w:rsidRDefault="00F6694F" w:rsidP="00F6694F">
            <w:pPr>
              <w:rPr>
                <w:color w:val="000000"/>
                <w:sz w:val="20"/>
                <w:szCs w:val="20"/>
              </w:rPr>
            </w:pPr>
            <w:proofErr w:type="spellStart"/>
            <w:r w:rsidRPr="00F6694F">
              <w:rPr>
                <w:color w:val="000000"/>
                <w:sz w:val="20"/>
                <w:szCs w:val="20"/>
              </w:rPr>
              <w:t>Hemizonia</w:t>
            </w:r>
            <w:proofErr w:type="spellEnd"/>
            <w:r w:rsidRPr="00F6694F">
              <w:rPr>
                <w:color w:val="000000"/>
                <w:sz w:val="20"/>
                <w:szCs w:val="20"/>
              </w:rPr>
              <w:t xml:space="preserve"> </w:t>
            </w:r>
            <w:proofErr w:type="spellStart"/>
            <w:r w:rsidRPr="00F6694F">
              <w:rPr>
                <w:color w:val="000000"/>
                <w:sz w:val="20"/>
                <w:szCs w:val="20"/>
              </w:rPr>
              <w:t>congesta</w:t>
            </w:r>
            <w:proofErr w:type="spellEnd"/>
          </w:p>
        </w:tc>
        <w:tc>
          <w:tcPr>
            <w:tcW w:w="1380" w:type="dxa"/>
            <w:tcBorders>
              <w:top w:val="nil"/>
              <w:left w:val="nil"/>
              <w:bottom w:val="nil"/>
              <w:right w:val="nil"/>
            </w:tcBorders>
            <w:shd w:val="clear" w:color="auto" w:fill="auto"/>
            <w:noWrap/>
            <w:vAlign w:val="bottom"/>
            <w:hideMark/>
          </w:tcPr>
          <w:p w14:paraId="63C4C909" w14:textId="77777777" w:rsidR="00F6694F" w:rsidRPr="00F6694F" w:rsidRDefault="00F6694F" w:rsidP="00F6694F">
            <w:pPr>
              <w:jc w:val="center"/>
              <w:rPr>
                <w:color w:val="000000"/>
                <w:sz w:val="20"/>
                <w:szCs w:val="20"/>
              </w:rPr>
            </w:pPr>
            <w:r w:rsidRPr="00F6694F">
              <w:rPr>
                <w:color w:val="000000"/>
                <w:sz w:val="20"/>
                <w:szCs w:val="20"/>
              </w:rPr>
              <w:t>1.38</w:t>
            </w:r>
          </w:p>
        </w:tc>
        <w:tc>
          <w:tcPr>
            <w:tcW w:w="1592" w:type="dxa"/>
            <w:tcBorders>
              <w:top w:val="nil"/>
              <w:left w:val="nil"/>
              <w:bottom w:val="nil"/>
              <w:right w:val="nil"/>
            </w:tcBorders>
            <w:shd w:val="clear" w:color="auto" w:fill="auto"/>
            <w:noWrap/>
            <w:vAlign w:val="bottom"/>
            <w:hideMark/>
          </w:tcPr>
          <w:p w14:paraId="0F6159FB" w14:textId="77777777" w:rsidR="00F6694F" w:rsidRPr="00F6694F" w:rsidRDefault="00F6694F" w:rsidP="00F6694F">
            <w:pPr>
              <w:jc w:val="center"/>
              <w:rPr>
                <w:color w:val="000000"/>
                <w:sz w:val="20"/>
                <w:szCs w:val="20"/>
              </w:rPr>
            </w:pPr>
            <w:proofErr w:type="spellStart"/>
            <w:r w:rsidRPr="00F6694F">
              <w:rPr>
                <w:color w:val="000000"/>
                <w:sz w:val="20"/>
                <w:szCs w:val="20"/>
              </w:rPr>
              <w:t>Tolerator</w:t>
            </w:r>
            <w:proofErr w:type="spellEnd"/>
          </w:p>
        </w:tc>
        <w:tc>
          <w:tcPr>
            <w:tcW w:w="1125" w:type="dxa"/>
            <w:tcBorders>
              <w:top w:val="nil"/>
              <w:left w:val="nil"/>
              <w:bottom w:val="nil"/>
              <w:right w:val="nil"/>
            </w:tcBorders>
            <w:shd w:val="clear" w:color="auto" w:fill="auto"/>
            <w:noWrap/>
            <w:vAlign w:val="bottom"/>
            <w:hideMark/>
          </w:tcPr>
          <w:p w14:paraId="24C5A164" w14:textId="77777777" w:rsidR="00F6694F" w:rsidRPr="00F6694F" w:rsidRDefault="00F6694F" w:rsidP="00F6694F">
            <w:pPr>
              <w:jc w:val="center"/>
              <w:rPr>
                <w:color w:val="000000"/>
                <w:sz w:val="20"/>
                <w:szCs w:val="20"/>
              </w:rPr>
            </w:pPr>
            <w:r w:rsidRPr="00F6694F">
              <w:rPr>
                <w:color w:val="000000"/>
                <w:sz w:val="20"/>
                <w:szCs w:val="20"/>
              </w:rPr>
              <w:t>64.05</w:t>
            </w:r>
          </w:p>
        </w:tc>
        <w:tc>
          <w:tcPr>
            <w:tcW w:w="1338" w:type="dxa"/>
            <w:tcBorders>
              <w:top w:val="nil"/>
              <w:left w:val="nil"/>
              <w:bottom w:val="nil"/>
              <w:right w:val="nil"/>
            </w:tcBorders>
            <w:shd w:val="clear" w:color="auto" w:fill="auto"/>
            <w:noWrap/>
            <w:vAlign w:val="bottom"/>
            <w:hideMark/>
          </w:tcPr>
          <w:p w14:paraId="4CCD3D70" w14:textId="77777777" w:rsidR="00F6694F" w:rsidRPr="00F6694F" w:rsidRDefault="00F6694F" w:rsidP="00F6694F">
            <w:pPr>
              <w:jc w:val="center"/>
              <w:rPr>
                <w:color w:val="000000"/>
                <w:sz w:val="20"/>
                <w:szCs w:val="20"/>
              </w:rPr>
            </w:pPr>
            <w:r w:rsidRPr="00F6694F">
              <w:rPr>
                <w:color w:val="000000"/>
                <w:sz w:val="20"/>
                <w:szCs w:val="20"/>
              </w:rPr>
              <w:t xml:space="preserve">43% </w:t>
            </w:r>
          </w:p>
        </w:tc>
      </w:tr>
      <w:tr w:rsidR="00F6694F" w:rsidRPr="00F6694F" w14:paraId="7AD41878" w14:textId="77777777" w:rsidTr="00F6694F">
        <w:trPr>
          <w:trHeight w:val="318"/>
        </w:trPr>
        <w:tc>
          <w:tcPr>
            <w:tcW w:w="2166" w:type="dxa"/>
            <w:tcBorders>
              <w:top w:val="nil"/>
              <w:left w:val="nil"/>
              <w:bottom w:val="single" w:sz="4" w:space="0" w:color="auto"/>
              <w:right w:val="nil"/>
            </w:tcBorders>
            <w:shd w:val="clear" w:color="auto" w:fill="auto"/>
            <w:noWrap/>
            <w:vAlign w:val="bottom"/>
            <w:hideMark/>
          </w:tcPr>
          <w:p w14:paraId="31C2A458" w14:textId="77777777" w:rsidR="00F6694F" w:rsidRPr="00F6694F" w:rsidRDefault="00F6694F" w:rsidP="00F6694F">
            <w:pPr>
              <w:rPr>
                <w:color w:val="000000"/>
                <w:sz w:val="20"/>
                <w:szCs w:val="20"/>
              </w:rPr>
            </w:pPr>
            <w:proofErr w:type="spellStart"/>
            <w:r w:rsidRPr="00F6694F">
              <w:rPr>
                <w:color w:val="000000"/>
                <w:sz w:val="20"/>
                <w:szCs w:val="20"/>
              </w:rPr>
              <w:t>Calycadenia</w:t>
            </w:r>
            <w:proofErr w:type="spellEnd"/>
            <w:r w:rsidRPr="00F6694F">
              <w:rPr>
                <w:color w:val="000000"/>
                <w:sz w:val="20"/>
                <w:szCs w:val="20"/>
              </w:rPr>
              <w:t xml:space="preserve"> </w:t>
            </w:r>
            <w:proofErr w:type="spellStart"/>
            <w:r w:rsidRPr="00F6694F">
              <w:rPr>
                <w:color w:val="000000"/>
                <w:sz w:val="20"/>
                <w:szCs w:val="20"/>
              </w:rPr>
              <w:t>pauciflora</w:t>
            </w:r>
            <w:proofErr w:type="spellEnd"/>
          </w:p>
        </w:tc>
        <w:tc>
          <w:tcPr>
            <w:tcW w:w="1380" w:type="dxa"/>
            <w:tcBorders>
              <w:top w:val="nil"/>
              <w:left w:val="nil"/>
              <w:bottom w:val="single" w:sz="4" w:space="0" w:color="auto"/>
              <w:right w:val="nil"/>
            </w:tcBorders>
            <w:shd w:val="clear" w:color="auto" w:fill="auto"/>
            <w:noWrap/>
            <w:vAlign w:val="bottom"/>
            <w:hideMark/>
          </w:tcPr>
          <w:p w14:paraId="132798B7" w14:textId="77777777" w:rsidR="00F6694F" w:rsidRPr="00F6694F" w:rsidRDefault="00F6694F" w:rsidP="00F6694F">
            <w:pPr>
              <w:jc w:val="center"/>
              <w:rPr>
                <w:color w:val="000000"/>
                <w:sz w:val="20"/>
                <w:szCs w:val="20"/>
              </w:rPr>
            </w:pPr>
            <w:r w:rsidRPr="00F6694F">
              <w:rPr>
                <w:color w:val="000000"/>
                <w:sz w:val="20"/>
                <w:szCs w:val="20"/>
              </w:rPr>
              <w:t>1.55</w:t>
            </w:r>
          </w:p>
        </w:tc>
        <w:tc>
          <w:tcPr>
            <w:tcW w:w="1592" w:type="dxa"/>
            <w:tcBorders>
              <w:top w:val="nil"/>
              <w:left w:val="nil"/>
              <w:bottom w:val="single" w:sz="4" w:space="0" w:color="auto"/>
              <w:right w:val="nil"/>
            </w:tcBorders>
            <w:shd w:val="clear" w:color="auto" w:fill="auto"/>
            <w:noWrap/>
            <w:vAlign w:val="bottom"/>
            <w:hideMark/>
          </w:tcPr>
          <w:p w14:paraId="711A68AA" w14:textId="77777777" w:rsidR="00F6694F" w:rsidRPr="00F6694F" w:rsidRDefault="00F6694F" w:rsidP="00F6694F">
            <w:pPr>
              <w:jc w:val="center"/>
              <w:rPr>
                <w:color w:val="000000"/>
                <w:sz w:val="20"/>
                <w:szCs w:val="20"/>
              </w:rPr>
            </w:pPr>
            <w:proofErr w:type="spellStart"/>
            <w:r w:rsidRPr="00F6694F">
              <w:rPr>
                <w:color w:val="000000"/>
                <w:sz w:val="20"/>
                <w:szCs w:val="20"/>
              </w:rPr>
              <w:t>Tolerator</w:t>
            </w:r>
            <w:proofErr w:type="spellEnd"/>
          </w:p>
        </w:tc>
        <w:tc>
          <w:tcPr>
            <w:tcW w:w="1125" w:type="dxa"/>
            <w:tcBorders>
              <w:top w:val="nil"/>
              <w:left w:val="nil"/>
              <w:bottom w:val="single" w:sz="4" w:space="0" w:color="auto"/>
              <w:right w:val="nil"/>
            </w:tcBorders>
            <w:shd w:val="clear" w:color="auto" w:fill="auto"/>
            <w:noWrap/>
            <w:vAlign w:val="bottom"/>
            <w:hideMark/>
          </w:tcPr>
          <w:p w14:paraId="1D2E26D7" w14:textId="77777777" w:rsidR="00F6694F" w:rsidRPr="00F6694F" w:rsidRDefault="00F6694F" w:rsidP="00F6694F">
            <w:pPr>
              <w:jc w:val="center"/>
              <w:rPr>
                <w:color w:val="000000"/>
                <w:sz w:val="20"/>
                <w:szCs w:val="20"/>
              </w:rPr>
            </w:pPr>
            <w:r w:rsidRPr="00F6694F">
              <w:rPr>
                <w:color w:val="000000"/>
                <w:sz w:val="20"/>
                <w:szCs w:val="20"/>
              </w:rPr>
              <w:t>54.56</w:t>
            </w:r>
          </w:p>
        </w:tc>
        <w:tc>
          <w:tcPr>
            <w:tcW w:w="1338" w:type="dxa"/>
            <w:tcBorders>
              <w:top w:val="nil"/>
              <w:left w:val="nil"/>
              <w:bottom w:val="single" w:sz="4" w:space="0" w:color="auto"/>
              <w:right w:val="nil"/>
            </w:tcBorders>
            <w:shd w:val="clear" w:color="auto" w:fill="auto"/>
            <w:noWrap/>
            <w:vAlign w:val="bottom"/>
            <w:hideMark/>
          </w:tcPr>
          <w:p w14:paraId="0E94BAEF" w14:textId="77777777" w:rsidR="00F6694F" w:rsidRPr="00F6694F" w:rsidRDefault="00F6694F" w:rsidP="00F6694F">
            <w:pPr>
              <w:jc w:val="center"/>
              <w:rPr>
                <w:color w:val="000000"/>
                <w:sz w:val="20"/>
                <w:szCs w:val="20"/>
              </w:rPr>
            </w:pPr>
            <w:r w:rsidRPr="00F6694F">
              <w:rPr>
                <w:color w:val="000000"/>
                <w:sz w:val="20"/>
                <w:szCs w:val="20"/>
              </w:rPr>
              <w:t xml:space="preserve">54% </w:t>
            </w:r>
          </w:p>
        </w:tc>
      </w:tr>
    </w:tbl>
    <w:p w14:paraId="35A3B972" w14:textId="77777777" w:rsidR="00172911" w:rsidRDefault="00172911">
      <w:pPr>
        <w:rPr>
          <w:b/>
        </w:rPr>
      </w:pPr>
      <w:r>
        <w:rPr>
          <w:b/>
        </w:rPr>
        <w:br w:type="page"/>
      </w:r>
    </w:p>
    <w:p w14:paraId="18360829" w14:textId="62A3FA4D" w:rsidR="002D2AE7" w:rsidRPr="00172911" w:rsidRDefault="002D2AE7" w:rsidP="002D2AE7">
      <w:pPr>
        <w:spacing w:line="480" w:lineRule="auto"/>
      </w:pPr>
      <w:r>
        <w:rPr>
          <w:b/>
        </w:rPr>
        <w:lastRenderedPageBreak/>
        <w:t xml:space="preserve">Table 2. </w:t>
      </w:r>
      <w:r w:rsidR="008A1B85">
        <w:t>Model r</w:t>
      </w:r>
      <w:r w:rsidR="008A1B85" w:rsidRPr="008A1B85">
        <w:t>esults f</w:t>
      </w:r>
      <w:r w:rsidR="008A1B85">
        <w:t>or treatment effects on</w:t>
      </w:r>
      <w:r w:rsidR="008A1B85">
        <w:rPr>
          <w:b/>
        </w:rPr>
        <w:t xml:space="preserve"> </w:t>
      </w:r>
      <w:r w:rsidR="008A1B85">
        <w:t>p</w:t>
      </w:r>
      <w:r>
        <w:t>er capita population growth rate</w:t>
      </w:r>
      <w:r w:rsidR="008A1B85">
        <w:t xml:space="preserve">s </w:t>
      </w:r>
      <w:r w:rsidR="000204BB">
        <w:t>for</w:t>
      </w:r>
      <w:r w:rsidR="00A00DE3">
        <w:t xml:space="preserve"> </w:t>
      </w:r>
      <w:r w:rsidR="000204BB">
        <w:t>species</w:t>
      </w:r>
      <w:r w:rsidR="00A00DE3">
        <w:t>.</w:t>
      </w:r>
    </w:p>
    <w:tbl>
      <w:tblPr>
        <w:tblW w:w="8054" w:type="dxa"/>
        <w:tblLook w:val="04A0" w:firstRow="1" w:lastRow="0" w:firstColumn="1" w:lastColumn="0" w:noHBand="0" w:noVBand="1"/>
      </w:tblPr>
      <w:tblGrid>
        <w:gridCol w:w="2620"/>
        <w:gridCol w:w="1300"/>
        <w:gridCol w:w="1300"/>
        <w:gridCol w:w="1300"/>
        <w:gridCol w:w="352"/>
        <w:gridCol w:w="782"/>
        <w:gridCol w:w="516"/>
      </w:tblGrid>
      <w:tr w:rsidR="002D2AE7" w:rsidRPr="00F3057E" w14:paraId="5C8F5C43" w14:textId="77777777" w:rsidTr="001D7723">
        <w:trPr>
          <w:trHeight w:val="340"/>
        </w:trPr>
        <w:tc>
          <w:tcPr>
            <w:tcW w:w="2620" w:type="dxa"/>
            <w:tcBorders>
              <w:top w:val="nil"/>
              <w:left w:val="nil"/>
              <w:bottom w:val="nil"/>
              <w:right w:val="nil"/>
            </w:tcBorders>
            <w:shd w:val="clear" w:color="auto" w:fill="auto"/>
            <w:noWrap/>
            <w:vAlign w:val="bottom"/>
            <w:hideMark/>
          </w:tcPr>
          <w:p w14:paraId="6BE3CFE1" w14:textId="77777777" w:rsidR="002D2AE7" w:rsidRPr="00F3057E" w:rsidRDefault="002D2AE7" w:rsidP="001D7723"/>
        </w:tc>
        <w:tc>
          <w:tcPr>
            <w:tcW w:w="1300" w:type="dxa"/>
            <w:tcBorders>
              <w:top w:val="nil"/>
              <w:left w:val="nil"/>
              <w:bottom w:val="nil"/>
              <w:right w:val="nil"/>
            </w:tcBorders>
            <w:shd w:val="clear" w:color="auto" w:fill="auto"/>
            <w:noWrap/>
            <w:vAlign w:val="bottom"/>
            <w:hideMark/>
          </w:tcPr>
          <w:p w14:paraId="1DAAD36A" w14:textId="77777777" w:rsidR="002D2AE7" w:rsidRPr="00F3057E" w:rsidRDefault="002D2AE7" w:rsidP="001D7723">
            <w:pPr>
              <w:rPr>
                <w:sz w:val="20"/>
                <w:szCs w:val="20"/>
              </w:rPr>
            </w:pPr>
          </w:p>
        </w:tc>
        <w:tc>
          <w:tcPr>
            <w:tcW w:w="1300" w:type="dxa"/>
            <w:tcBorders>
              <w:top w:val="nil"/>
              <w:left w:val="nil"/>
              <w:bottom w:val="nil"/>
              <w:right w:val="nil"/>
            </w:tcBorders>
            <w:shd w:val="clear" w:color="auto" w:fill="auto"/>
            <w:noWrap/>
            <w:vAlign w:val="bottom"/>
            <w:hideMark/>
          </w:tcPr>
          <w:p w14:paraId="3D7D59E8" w14:textId="77777777" w:rsidR="002D2AE7" w:rsidRPr="00F3057E" w:rsidRDefault="002D2AE7" w:rsidP="001D7723">
            <w:pPr>
              <w:rPr>
                <w:sz w:val="20"/>
                <w:szCs w:val="20"/>
              </w:rPr>
            </w:pPr>
          </w:p>
        </w:tc>
        <w:tc>
          <w:tcPr>
            <w:tcW w:w="1300" w:type="dxa"/>
            <w:tcBorders>
              <w:top w:val="nil"/>
              <w:left w:val="nil"/>
              <w:bottom w:val="nil"/>
              <w:right w:val="nil"/>
            </w:tcBorders>
            <w:shd w:val="clear" w:color="auto" w:fill="auto"/>
            <w:noWrap/>
            <w:vAlign w:val="bottom"/>
            <w:hideMark/>
          </w:tcPr>
          <w:p w14:paraId="0CEEEF4D" w14:textId="77777777" w:rsidR="002D2AE7" w:rsidRPr="00F3057E" w:rsidRDefault="002D2AE7" w:rsidP="001D7723">
            <w:pPr>
              <w:rPr>
                <w:sz w:val="20"/>
                <w:szCs w:val="20"/>
              </w:rPr>
            </w:pPr>
          </w:p>
        </w:tc>
        <w:tc>
          <w:tcPr>
            <w:tcW w:w="236" w:type="dxa"/>
            <w:tcBorders>
              <w:top w:val="nil"/>
              <w:left w:val="nil"/>
              <w:bottom w:val="nil"/>
              <w:right w:val="nil"/>
            </w:tcBorders>
            <w:shd w:val="clear" w:color="auto" w:fill="auto"/>
            <w:noWrap/>
            <w:vAlign w:val="bottom"/>
            <w:hideMark/>
          </w:tcPr>
          <w:p w14:paraId="455F2487" w14:textId="77777777" w:rsidR="002D2AE7" w:rsidRPr="00F3057E" w:rsidRDefault="002D2AE7" w:rsidP="001D7723">
            <w:pPr>
              <w:rPr>
                <w:sz w:val="20"/>
                <w:szCs w:val="20"/>
              </w:rPr>
            </w:pPr>
          </w:p>
        </w:tc>
        <w:tc>
          <w:tcPr>
            <w:tcW w:w="782" w:type="dxa"/>
            <w:tcBorders>
              <w:top w:val="nil"/>
              <w:left w:val="nil"/>
              <w:bottom w:val="nil"/>
              <w:right w:val="nil"/>
            </w:tcBorders>
            <w:shd w:val="clear" w:color="auto" w:fill="auto"/>
            <w:noWrap/>
            <w:vAlign w:val="bottom"/>
            <w:hideMark/>
          </w:tcPr>
          <w:p w14:paraId="6E093ACA" w14:textId="77777777" w:rsidR="002D2AE7" w:rsidRPr="00F3057E" w:rsidRDefault="002D2AE7" w:rsidP="001D7723">
            <w:pPr>
              <w:rPr>
                <w:sz w:val="20"/>
                <w:szCs w:val="20"/>
              </w:rPr>
            </w:pPr>
          </w:p>
        </w:tc>
        <w:tc>
          <w:tcPr>
            <w:tcW w:w="516" w:type="dxa"/>
            <w:tcBorders>
              <w:top w:val="nil"/>
              <w:left w:val="nil"/>
              <w:bottom w:val="nil"/>
              <w:right w:val="nil"/>
            </w:tcBorders>
            <w:shd w:val="clear" w:color="auto" w:fill="auto"/>
            <w:noWrap/>
            <w:vAlign w:val="bottom"/>
            <w:hideMark/>
          </w:tcPr>
          <w:p w14:paraId="732138DD" w14:textId="77777777" w:rsidR="002D2AE7" w:rsidRPr="00F3057E" w:rsidRDefault="002D2AE7" w:rsidP="001D7723">
            <w:pPr>
              <w:rPr>
                <w:sz w:val="20"/>
                <w:szCs w:val="20"/>
              </w:rPr>
            </w:pPr>
          </w:p>
        </w:tc>
      </w:tr>
      <w:tr w:rsidR="002D2AE7" w:rsidRPr="00F3057E" w14:paraId="28E686FE" w14:textId="77777777" w:rsidTr="001D7723">
        <w:trPr>
          <w:trHeight w:val="340"/>
        </w:trPr>
        <w:tc>
          <w:tcPr>
            <w:tcW w:w="2620" w:type="dxa"/>
            <w:tcBorders>
              <w:top w:val="nil"/>
              <w:left w:val="nil"/>
              <w:bottom w:val="single" w:sz="4" w:space="0" w:color="auto"/>
              <w:right w:val="nil"/>
            </w:tcBorders>
            <w:shd w:val="clear" w:color="auto" w:fill="auto"/>
            <w:noWrap/>
            <w:vAlign w:val="bottom"/>
            <w:hideMark/>
          </w:tcPr>
          <w:p w14:paraId="02D3586D" w14:textId="77777777" w:rsidR="002D2AE7" w:rsidRPr="00F3057E" w:rsidRDefault="002D2AE7" w:rsidP="001D7723">
            <w:pPr>
              <w:rPr>
                <w:rFonts w:ascii="Calibri" w:hAnsi="Calibri" w:cs="Calibri"/>
                <w:color w:val="000000"/>
              </w:rPr>
            </w:pPr>
            <w:r w:rsidRPr="00F3057E">
              <w:rPr>
                <w:rFonts w:ascii="Calibri" w:hAnsi="Calibri" w:cs="Calibri"/>
                <w:color w:val="000000"/>
              </w:rPr>
              <w:t> </w:t>
            </w:r>
          </w:p>
        </w:tc>
        <w:tc>
          <w:tcPr>
            <w:tcW w:w="1300" w:type="dxa"/>
            <w:tcBorders>
              <w:top w:val="double" w:sz="6" w:space="0" w:color="auto"/>
              <w:left w:val="nil"/>
              <w:bottom w:val="single" w:sz="4" w:space="0" w:color="auto"/>
              <w:right w:val="nil"/>
            </w:tcBorders>
            <w:shd w:val="clear" w:color="auto" w:fill="auto"/>
            <w:noWrap/>
            <w:vAlign w:val="bottom"/>
            <w:hideMark/>
          </w:tcPr>
          <w:p w14:paraId="00F3F829" w14:textId="77777777" w:rsidR="002D2AE7" w:rsidRPr="00F3057E" w:rsidRDefault="002D2AE7" w:rsidP="001D7723">
            <w:pPr>
              <w:jc w:val="center"/>
              <w:rPr>
                <w:color w:val="000000"/>
                <w:sz w:val="20"/>
                <w:szCs w:val="20"/>
              </w:rPr>
            </w:pPr>
            <w:r w:rsidRPr="00F3057E">
              <w:rPr>
                <w:color w:val="000000"/>
                <w:sz w:val="20"/>
                <w:szCs w:val="20"/>
              </w:rPr>
              <w:t>Estimate</w:t>
            </w:r>
          </w:p>
        </w:tc>
        <w:tc>
          <w:tcPr>
            <w:tcW w:w="1300" w:type="dxa"/>
            <w:tcBorders>
              <w:top w:val="double" w:sz="6" w:space="0" w:color="auto"/>
              <w:left w:val="nil"/>
              <w:bottom w:val="single" w:sz="4" w:space="0" w:color="auto"/>
              <w:right w:val="nil"/>
            </w:tcBorders>
            <w:shd w:val="clear" w:color="auto" w:fill="auto"/>
            <w:noWrap/>
            <w:vAlign w:val="bottom"/>
            <w:hideMark/>
          </w:tcPr>
          <w:p w14:paraId="2A83F6F8" w14:textId="77777777" w:rsidR="002D2AE7" w:rsidRPr="00F3057E" w:rsidRDefault="002D2AE7" w:rsidP="001D7723">
            <w:pPr>
              <w:jc w:val="center"/>
              <w:rPr>
                <w:color w:val="000000"/>
                <w:sz w:val="20"/>
                <w:szCs w:val="20"/>
              </w:rPr>
            </w:pPr>
            <w:r w:rsidRPr="00F3057E">
              <w:rPr>
                <w:color w:val="000000"/>
                <w:sz w:val="20"/>
                <w:szCs w:val="20"/>
              </w:rPr>
              <w:t>Std. Error</w:t>
            </w:r>
          </w:p>
        </w:tc>
        <w:tc>
          <w:tcPr>
            <w:tcW w:w="1300" w:type="dxa"/>
            <w:tcBorders>
              <w:top w:val="double" w:sz="6" w:space="0" w:color="auto"/>
              <w:left w:val="nil"/>
              <w:bottom w:val="single" w:sz="4" w:space="0" w:color="auto"/>
              <w:right w:val="nil"/>
            </w:tcBorders>
            <w:shd w:val="clear" w:color="auto" w:fill="auto"/>
            <w:noWrap/>
            <w:vAlign w:val="bottom"/>
            <w:hideMark/>
          </w:tcPr>
          <w:p w14:paraId="23A649CD" w14:textId="77777777" w:rsidR="002D2AE7" w:rsidRPr="00F3057E" w:rsidRDefault="002D2AE7" w:rsidP="001D7723">
            <w:pPr>
              <w:jc w:val="center"/>
              <w:rPr>
                <w:color w:val="000000"/>
                <w:sz w:val="20"/>
                <w:szCs w:val="20"/>
              </w:rPr>
            </w:pPr>
            <w:r w:rsidRPr="00F3057E">
              <w:rPr>
                <w:color w:val="000000"/>
                <w:sz w:val="20"/>
                <w:szCs w:val="20"/>
              </w:rPr>
              <w:t>t value</w:t>
            </w:r>
          </w:p>
        </w:tc>
        <w:tc>
          <w:tcPr>
            <w:tcW w:w="1534" w:type="dxa"/>
            <w:gridSpan w:val="3"/>
            <w:tcBorders>
              <w:top w:val="double" w:sz="6" w:space="0" w:color="auto"/>
              <w:left w:val="nil"/>
              <w:bottom w:val="single" w:sz="4" w:space="0" w:color="auto"/>
              <w:right w:val="nil"/>
            </w:tcBorders>
            <w:shd w:val="clear" w:color="auto" w:fill="auto"/>
            <w:noWrap/>
            <w:vAlign w:val="bottom"/>
            <w:hideMark/>
          </w:tcPr>
          <w:p w14:paraId="3D6A0FA2" w14:textId="77777777" w:rsidR="002D2AE7" w:rsidRPr="00F3057E" w:rsidRDefault="002D2AE7" w:rsidP="001D7723">
            <w:pPr>
              <w:jc w:val="center"/>
              <w:rPr>
                <w:color w:val="000000"/>
                <w:sz w:val="20"/>
                <w:szCs w:val="20"/>
              </w:rPr>
            </w:pPr>
            <w:r w:rsidRPr="00F3057E">
              <w:rPr>
                <w:color w:val="000000"/>
                <w:sz w:val="20"/>
                <w:szCs w:val="20"/>
              </w:rPr>
              <w:t>p-value</w:t>
            </w:r>
          </w:p>
        </w:tc>
      </w:tr>
      <w:tr w:rsidR="002D2AE7" w:rsidRPr="00F3057E" w14:paraId="742CE16A" w14:textId="77777777" w:rsidTr="001D7723">
        <w:trPr>
          <w:trHeight w:val="320"/>
        </w:trPr>
        <w:tc>
          <w:tcPr>
            <w:tcW w:w="2620" w:type="dxa"/>
            <w:tcBorders>
              <w:top w:val="nil"/>
              <w:left w:val="nil"/>
              <w:bottom w:val="nil"/>
              <w:right w:val="nil"/>
            </w:tcBorders>
            <w:shd w:val="clear" w:color="auto" w:fill="auto"/>
            <w:noWrap/>
            <w:vAlign w:val="bottom"/>
            <w:hideMark/>
          </w:tcPr>
          <w:p w14:paraId="2ED584DB" w14:textId="77777777" w:rsidR="002D2AE7" w:rsidRPr="00F3057E" w:rsidRDefault="002D2AE7" w:rsidP="001D7723">
            <w:pPr>
              <w:rPr>
                <w:color w:val="000000"/>
                <w:sz w:val="20"/>
                <w:szCs w:val="20"/>
              </w:rPr>
            </w:pPr>
            <w:r w:rsidRPr="00F3057E">
              <w:rPr>
                <w:color w:val="000000"/>
                <w:sz w:val="20"/>
                <w:szCs w:val="20"/>
              </w:rPr>
              <w:t>(Intercept)</w:t>
            </w:r>
          </w:p>
        </w:tc>
        <w:tc>
          <w:tcPr>
            <w:tcW w:w="1300" w:type="dxa"/>
            <w:tcBorders>
              <w:top w:val="nil"/>
              <w:left w:val="nil"/>
              <w:bottom w:val="nil"/>
              <w:right w:val="nil"/>
            </w:tcBorders>
            <w:shd w:val="clear" w:color="auto" w:fill="auto"/>
            <w:noWrap/>
            <w:vAlign w:val="bottom"/>
            <w:hideMark/>
          </w:tcPr>
          <w:p w14:paraId="5056A371" w14:textId="77777777" w:rsidR="002D2AE7" w:rsidRPr="00F3057E" w:rsidRDefault="002D2AE7" w:rsidP="001D7723">
            <w:pPr>
              <w:jc w:val="center"/>
              <w:rPr>
                <w:color w:val="000000"/>
                <w:sz w:val="20"/>
                <w:szCs w:val="20"/>
              </w:rPr>
            </w:pPr>
            <w:r w:rsidRPr="00F3057E">
              <w:rPr>
                <w:color w:val="000000"/>
                <w:sz w:val="20"/>
                <w:szCs w:val="20"/>
              </w:rPr>
              <w:t>2.07</w:t>
            </w:r>
          </w:p>
        </w:tc>
        <w:tc>
          <w:tcPr>
            <w:tcW w:w="1300" w:type="dxa"/>
            <w:tcBorders>
              <w:top w:val="nil"/>
              <w:left w:val="nil"/>
              <w:bottom w:val="nil"/>
              <w:right w:val="nil"/>
            </w:tcBorders>
            <w:shd w:val="clear" w:color="auto" w:fill="auto"/>
            <w:noWrap/>
            <w:vAlign w:val="bottom"/>
            <w:hideMark/>
          </w:tcPr>
          <w:p w14:paraId="26C916BF" w14:textId="77777777" w:rsidR="002D2AE7" w:rsidRPr="00F3057E" w:rsidRDefault="002D2AE7" w:rsidP="001D7723">
            <w:pPr>
              <w:jc w:val="center"/>
              <w:rPr>
                <w:color w:val="000000"/>
                <w:sz w:val="20"/>
                <w:szCs w:val="20"/>
              </w:rPr>
            </w:pPr>
            <w:r w:rsidRPr="00F3057E">
              <w:rPr>
                <w:color w:val="000000"/>
                <w:sz w:val="20"/>
                <w:szCs w:val="20"/>
              </w:rPr>
              <w:t>0.01</w:t>
            </w:r>
          </w:p>
        </w:tc>
        <w:tc>
          <w:tcPr>
            <w:tcW w:w="1300" w:type="dxa"/>
            <w:tcBorders>
              <w:top w:val="nil"/>
              <w:left w:val="nil"/>
              <w:bottom w:val="nil"/>
              <w:right w:val="nil"/>
            </w:tcBorders>
            <w:shd w:val="clear" w:color="auto" w:fill="auto"/>
            <w:noWrap/>
            <w:vAlign w:val="bottom"/>
            <w:hideMark/>
          </w:tcPr>
          <w:p w14:paraId="0B7A580F" w14:textId="77777777" w:rsidR="002D2AE7" w:rsidRPr="00F3057E" w:rsidRDefault="002D2AE7" w:rsidP="001D7723">
            <w:pPr>
              <w:jc w:val="center"/>
              <w:rPr>
                <w:color w:val="000000"/>
                <w:sz w:val="20"/>
                <w:szCs w:val="20"/>
              </w:rPr>
            </w:pPr>
            <w:r w:rsidRPr="00F3057E">
              <w:rPr>
                <w:color w:val="000000"/>
                <w:sz w:val="20"/>
                <w:szCs w:val="20"/>
              </w:rPr>
              <w:t>174.59</w:t>
            </w:r>
          </w:p>
        </w:tc>
        <w:tc>
          <w:tcPr>
            <w:tcW w:w="236" w:type="dxa"/>
            <w:tcBorders>
              <w:top w:val="nil"/>
              <w:left w:val="nil"/>
              <w:bottom w:val="nil"/>
              <w:right w:val="nil"/>
            </w:tcBorders>
            <w:shd w:val="clear" w:color="auto" w:fill="auto"/>
            <w:noWrap/>
            <w:vAlign w:val="bottom"/>
            <w:hideMark/>
          </w:tcPr>
          <w:p w14:paraId="6F90F38A" w14:textId="77777777" w:rsidR="002D2AE7" w:rsidRPr="00F3057E" w:rsidRDefault="002D2AE7" w:rsidP="001D7723">
            <w:pPr>
              <w:rPr>
                <w:color w:val="000000"/>
              </w:rPr>
            </w:pPr>
            <w:r w:rsidRPr="00F3057E">
              <w:rPr>
                <w:color w:val="000000"/>
              </w:rPr>
              <w:t>&lt;</w:t>
            </w:r>
          </w:p>
        </w:tc>
        <w:tc>
          <w:tcPr>
            <w:tcW w:w="782" w:type="dxa"/>
            <w:tcBorders>
              <w:top w:val="nil"/>
              <w:left w:val="nil"/>
              <w:bottom w:val="nil"/>
              <w:right w:val="nil"/>
            </w:tcBorders>
            <w:shd w:val="clear" w:color="auto" w:fill="auto"/>
            <w:noWrap/>
            <w:vAlign w:val="bottom"/>
            <w:hideMark/>
          </w:tcPr>
          <w:p w14:paraId="26DBE8E6" w14:textId="77777777" w:rsidR="002D2AE7" w:rsidRPr="00F3057E" w:rsidRDefault="002D2AE7" w:rsidP="001D7723">
            <w:pPr>
              <w:jc w:val="center"/>
              <w:rPr>
                <w:color w:val="000000"/>
                <w:sz w:val="20"/>
                <w:szCs w:val="20"/>
              </w:rPr>
            </w:pPr>
            <w:r w:rsidRPr="00F3057E">
              <w:rPr>
                <w:color w:val="000000"/>
                <w:sz w:val="20"/>
                <w:szCs w:val="20"/>
              </w:rPr>
              <w:t>0.001</w:t>
            </w:r>
          </w:p>
        </w:tc>
        <w:tc>
          <w:tcPr>
            <w:tcW w:w="516" w:type="dxa"/>
            <w:tcBorders>
              <w:top w:val="nil"/>
              <w:left w:val="nil"/>
              <w:bottom w:val="nil"/>
              <w:right w:val="nil"/>
            </w:tcBorders>
            <w:shd w:val="clear" w:color="auto" w:fill="auto"/>
            <w:noWrap/>
            <w:vAlign w:val="bottom"/>
            <w:hideMark/>
          </w:tcPr>
          <w:p w14:paraId="5D828B75" w14:textId="77777777" w:rsidR="002D2AE7" w:rsidRPr="00F3057E" w:rsidRDefault="002D2AE7" w:rsidP="001D7723">
            <w:pPr>
              <w:rPr>
                <w:color w:val="000000"/>
                <w:sz w:val="20"/>
                <w:szCs w:val="20"/>
              </w:rPr>
            </w:pPr>
            <w:r w:rsidRPr="00F3057E">
              <w:rPr>
                <w:color w:val="000000"/>
                <w:sz w:val="20"/>
                <w:szCs w:val="20"/>
              </w:rPr>
              <w:t>***</w:t>
            </w:r>
          </w:p>
        </w:tc>
      </w:tr>
      <w:tr w:rsidR="002D2AE7" w:rsidRPr="00F3057E" w14:paraId="3E777CFF" w14:textId="77777777" w:rsidTr="001D7723">
        <w:trPr>
          <w:trHeight w:val="320"/>
        </w:trPr>
        <w:tc>
          <w:tcPr>
            <w:tcW w:w="2620" w:type="dxa"/>
            <w:tcBorders>
              <w:top w:val="nil"/>
              <w:left w:val="nil"/>
              <w:bottom w:val="nil"/>
              <w:right w:val="nil"/>
            </w:tcBorders>
            <w:shd w:val="clear" w:color="auto" w:fill="auto"/>
            <w:noWrap/>
            <w:vAlign w:val="bottom"/>
            <w:hideMark/>
          </w:tcPr>
          <w:p w14:paraId="78D09E82" w14:textId="77777777" w:rsidR="002D2AE7" w:rsidRPr="00F3057E" w:rsidRDefault="002D2AE7" w:rsidP="001D7723">
            <w:pPr>
              <w:rPr>
                <w:color w:val="000000"/>
                <w:sz w:val="20"/>
                <w:szCs w:val="20"/>
              </w:rPr>
            </w:pPr>
            <w:r w:rsidRPr="00F3057E">
              <w:rPr>
                <w:color w:val="000000"/>
                <w:sz w:val="20"/>
                <w:szCs w:val="20"/>
              </w:rPr>
              <w:t>Drought</w:t>
            </w:r>
          </w:p>
        </w:tc>
        <w:tc>
          <w:tcPr>
            <w:tcW w:w="1300" w:type="dxa"/>
            <w:tcBorders>
              <w:top w:val="nil"/>
              <w:left w:val="nil"/>
              <w:bottom w:val="nil"/>
              <w:right w:val="nil"/>
            </w:tcBorders>
            <w:shd w:val="clear" w:color="auto" w:fill="auto"/>
            <w:noWrap/>
            <w:vAlign w:val="bottom"/>
            <w:hideMark/>
          </w:tcPr>
          <w:p w14:paraId="765DDCEE" w14:textId="77777777" w:rsidR="002D2AE7" w:rsidRPr="00F3057E" w:rsidRDefault="002D2AE7" w:rsidP="001D7723">
            <w:pPr>
              <w:jc w:val="center"/>
              <w:rPr>
                <w:color w:val="000000"/>
                <w:sz w:val="20"/>
                <w:szCs w:val="20"/>
              </w:rPr>
            </w:pPr>
            <w:r w:rsidRPr="00F3057E">
              <w:rPr>
                <w:color w:val="000000"/>
                <w:sz w:val="20"/>
                <w:szCs w:val="20"/>
              </w:rPr>
              <w:t>0.38</w:t>
            </w:r>
          </w:p>
        </w:tc>
        <w:tc>
          <w:tcPr>
            <w:tcW w:w="1300" w:type="dxa"/>
            <w:tcBorders>
              <w:top w:val="nil"/>
              <w:left w:val="nil"/>
              <w:bottom w:val="nil"/>
              <w:right w:val="nil"/>
            </w:tcBorders>
            <w:shd w:val="clear" w:color="auto" w:fill="auto"/>
            <w:noWrap/>
            <w:vAlign w:val="bottom"/>
            <w:hideMark/>
          </w:tcPr>
          <w:p w14:paraId="09F19279" w14:textId="77777777" w:rsidR="002D2AE7" w:rsidRPr="00F3057E" w:rsidRDefault="002D2AE7" w:rsidP="001D7723">
            <w:pPr>
              <w:jc w:val="center"/>
              <w:rPr>
                <w:color w:val="000000"/>
                <w:sz w:val="20"/>
                <w:szCs w:val="20"/>
              </w:rPr>
            </w:pPr>
            <w:r w:rsidRPr="00F3057E">
              <w:rPr>
                <w:color w:val="000000"/>
                <w:sz w:val="20"/>
                <w:szCs w:val="20"/>
              </w:rPr>
              <w:t>0.02</w:t>
            </w:r>
          </w:p>
        </w:tc>
        <w:tc>
          <w:tcPr>
            <w:tcW w:w="1300" w:type="dxa"/>
            <w:tcBorders>
              <w:top w:val="nil"/>
              <w:left w:val="nil"/>
              <w:bottom w:val="nil"/>
              <w:right w:val="nil"/>
            </w:tcBorders>
            <w:shd w:val="clear" w:color="auto" w:fill="auto"/>
            <w:noWrap/>
            <w:vAlign w:val="bottom"/>
            <w:hideMark/>
          </w:tcPr>
          <w:p w14:paraId="138CD0C0" w14:textId="77777777" w:rsidR="002D2AE7" w:rsidRPr="00F3057E" w:rsidRDefault="002D2AE7" w:rsidP="001D7723">
            <w:pPr>
              <w:jc w:val="center"/>
              <w:rPr>
                <w:color w:val="000000"/>
                <w:sz w:val="20"/>
                <w:szCs w:val="20"/>
              </w:rPr>
            </w:pPr>
            <w:r w:rsidRPr="00F3057E">
              <w:rPr>
                <w:color w:val="000000"/>
                <w:sz w:val="20"/>
                <w:szCs w:val="20"/>
              </w:rPr>
              <w:t>22.49</w:t>
            </w:r>
          </w:p>
        </w:tc>
        <w:tc>
          <w:tcPr>
            <w:tcW w:w="236" w:type="dxa"/>
            <w:tcBorders>
              <w:top w:val="nil"/>
              <w:left w:val="nil"/>
              <w:bottom w:val="nil"/>
              <w:right w:val="nil"/>
            </w:tcBorders>
            <w:shd w:val="clear" w:color="auto" w:fill="auto"/>
            <w:noWrap/>
            <w:vAlign w:val="bottom"/>
            <w:hideMark/>
          </w:tcPr>
          <w:p w14:paraId="1C311059" w14:textId="77777777" w:rsidR="002D2AE7" w:rsidRPr="00F3057E" w:rsidRDefault="002D2AE7" w:rsidP="001D7723">
            <w:pPr>
              <w:rPr>
                <w:color w:val="000000"/>
              </w:rPr>
            </w:pPr>
            <w:r w:rsidRPr="00F3057E">
              <w:rPr>
                <w:color w:val="000000"/>
              </w:rPr>
              <w:t>&lt;</w:t>
            </w:r>
          </w:p>
        </w:tc>
        <w:tc>
          <w:tcPr>
            <w:tcW w:w="782" w:type="dxa"/>
            <w:tcBorders>
              <w:top w:val="nil"/>
              <w:left w:val="nil"/>
              <w:bottom w:val="nil"/>
              <w:right w:val="nil"/>
            </w:tcBorders>
            <w:shd w:val="clear" w:color="auto" w:fill="auto"/>
            <w:noWrap/>
            <w:vAlign w:val="bottom"/>
            <w:hideMark/>
          </w:tcPr>
          <w:p w14:paraId="214CDB75" w14:textId="77777777" w:rsidR="002D2AE7" w:rsidRPr="00F3057E" w:rsidRDefault="002D2AE7" w:rsidP="001D7723">
            <w:pPr>
              <w:jc w:val="center"/>
              <w:rPr>
                <w:color w:val="000000"/>
                <w:sz w:val="20"/>
                <w:szCs w:val="20"/>
              </w:rPr>
            </w:pPr>
            <w:r w:rsidRPr="00F3057E">
              <w:rPr>
                <w:color w:val="000000"/>
                <w:sz w:val="20"/>
                <w:szCs w:val="20"/>
              </w:rPr>
              <w:t>0.001</w:t>
            </w:r>
          </w:p>
        </w:tc>
        <w:tc>
          <w:tcPr>
            <w:tcW w:w="516" w:type="dxa"/>
            <w:tcBorders>
              <w:top w:val="nil"/>
              <w:left w:val="nil"/>
              <w:bottom w:val="nil"/>
              <w:right w:val="nil"/>
            </w:tcBorders>
            <w:shd w:val="clear" w:color="auto" w:fill="auto"/>
            <w:noWrap/>
            <w:vAlign w:val="bottom"/>
            <w:hideMark/>
          </w:tcPr>
          <w:p w14:paraId="1C8BE907" w14:textId="77777777" w:rsidR="002D2AE7" w:rsidRPr="00F3057E" w:rsidRDefault="002D2AE7" w:rsidP="001D7723">
            <w:pPr>
              <w:rPr>
                <w:color w:val="000000"/>
                <w:sz w:val="20"/>
                <w:szCs w:val="20"/>
              </w:rPr>
            </w:pPr>
            <w:r w:rsidRPr="00F3057E">
              <w:rPr>
                <w:color w:val="000000"/>
                <w:sz w:val="20"/>
                <w:szCs w:val="20"/>
              </w:rPr>
              <w:t>***</w:t>
            </w:r>
          </w:p>
        </w:tc>
      </w:tr>
      <w:tr w:rsidR="002D2AE7" w:rsidRPr="00F3057E" w14:paraId="25861414" w14:textId="77777777" w:rsidTr="001D7723">
        <w:trPr>
          <w:trHeight w:val="320"/>
        </w:trPr>
        <w:tc>
          <w:tcPr>
            <w:tcW w:w="2620" w:type="dxa"/>
            <w:tcBorders>
              <w:top w:val="nil"/>
              <w:left w:val="nil"/>
              <w:bottom w:val="nil"/>
              <w:right w:val="nil"/>
            </w:tcBorders>
            <w:shd w:val="clear" w:color="auto" w:fill="auto"/>
            <w:noWrap/>
            <w:vAlign w:val="bottom"/>
            <w:hideMark/>
          </w:tcPr>
          <w:p w14:paraId="0903191C" w14:textId="77777777" w:rsidR="002D2AE7" w:rsidRPr="00F3057E" w:rsidRDefault="002D2AE7" w:rsidP="001D7723">
            <w:pPr>
              <w:rPr>
                <w:color w:val="000000"/>
                <w:sz w:val="20"/>
                <w:szCs w:val="20"/>
              </w:rPr>
            </w:pPr>
            <w:r w:rsidRPr="00F3057E">
              <w:rPr>
                <w:color w:val="000000"/>
                <w:sz w:val="20"/>
                <w:szCs w:val="20"/>
              </w:rPr>
              <w:t>Watering</w:t>
            </w:r>
          </w:p>
        </w:tc>
        <w:tc>
          <w:tcPr>
            <w:tcW w:w="1300" w:type="dxa"/>
            <w:tcBorders>
              <w:top w:val="nil"/>
              <w:left w:val="nil"/>
              <w:bottom w:val="nil"/>
              <w:right w:val="nil"/>
            </w:tcBorders>
            <w:shd w:val="clear" w:color="auto" w:fill="auto"/>
            <w:noWrap/>
            <w:vAlign w:val="bottom"/>
            <w:hideMark/>
          </w:tcPr>
          <w:p w14:paraId="56E6EBD0" w14:textId="77777777" w:rsidR="002D2AE7" w:rsidRPr="00F3057E" w:rsidRDefault="002D2AE7" w:rsidP="001D7723">
            <w:pPr>
              <w:jc w:val="center"/>
              <w:rPr>
                <w:color w:val="000000"/>
                <w:sz w:val="20"/>
                <w:szCs w:val="20"/>
              </w:rPr>
            </w:pPr>
            <w:r w:rsidRPr="00F3057E">
              <w:rPr>
                <w:color w:val="000000"/>
                <w:sz w:val="20"/>
                <w:szCs w:val="20"/>
              </w:rPr>
              <w:t>0.21</w:t>
            </w:r>
          </w:p>
        </w:tc>
        <w:tc>
          <w:tcPr>
            <w:tcW w:w="1300" w:type="dxa"/>
            <w:tcBorders>
              <w:top w:val="nil"/>
              <w:left w:val="nil"/>
              <w:bottom w:val="nil"/>
              <w:right w:val="nil"/>
            </w:tcBorders>
            <w:shd w:val="clear" w:color="auto" w:fill="auto"/>
            <w:noWrap/>
            <w:vAlign w:val="bottom"/>
            <w:hideMark/>
          </w:tcPr>
          <w:p w14:paraId="73F15D95" w14:textId="77777777" w:rsidR="002D2AE7" w:rsidRPr="00F3057E" w:rsidRDefault="002D2AE7" w:rsidP="001D7723">
            <w:pPr>
              <w:jc w:val="center"/>
              <w:rPr>
                <w:color w:val="000000"/>
                <w:sz w:val="20"/>
                <w:szCs w:val="20"/>
              </w:rPr>
            </w:pPr>
            <w:r w:rsidRPr="00F3057E">
              <w:rPr>
                <w:color w:val="000000"/>
                <w:sz w:val="20"/>
                <w:szCs w:val="20"/>
              </w:rPr>
              <w:t>0.02</w:t>
            </w:r>
          </w:p>
        </w:tc>
        <w:tc>
          <w:tcPr>
            <w:tcW w:w="1300" w:type="dxa"/>
            <w:tcBorders>
              <w:top w:val="nil"/>
              <w:left w:val="nil"/>
              <w:bottom w:val="nil"/>
              <w:right w:val="nil"/>
            </w:tcBorders>
            <w:shd w:val="clear" w:color="auto" w:fill="auto"/>
            <w:noWrap/>
            <w:vAlign w:val="bottom"/>
            <w:hideMark/>
          </w:tcPr>
          <w:p w14:paraId="0DA000DD" w14:textId="77777777" w:rsidR="002D2AE7" w:rsidRPr="00F3057E" w:rsidRDefault="002D2AE7" w:rsidP="001D7723">
            <w:pPr>
              <w:jc w:val="center"/>
              <w:rPr>
                <w:color w:val="000000"/>
                <w:sz w:val="20"/>
                <w:szCs w:val="20"/>
              </w:rPr>
            </w:pPr>
            <w:r w:rsidRPr="00F3057E">
              <w:rPr>
                <w:color w:val="000000"/>
                <w:sz w:val="20"/>
                <w:szCs w:val="20"/>
              </w:rPr>
              <w:t>12.35</w:t>
            </w:r>
          </w:p>
        </w:tc>
        <w:tc>
          <w:tcPr>
            <w:tcW w:w="236" w:type="dxa"/>
            <w:tcBorders>
              <w:top w:val="nil"/>
              <w:left w:val="nil"/>
              <w:bottom w:val="nil"/>
              <w:right w:val="nil"/>
            </w:tcBorders>
            <w:shd w:val="clear" w:color="auto" w:fill="auto"/>
            <w:noWrap/>
            <w:vAlign w:val="bottom"/>
            <w:hideMark/>
          </w:tcPr>
          <w:p w14:paraId="4E4DC8C5" w14:textId="77777777" w:rsidR="002D2AE7" w:rsidRPr="00F3057E" w:rsidRDefault="002D2AE7" w:rsidP="001D7723">
            <w:pPr>
              <w:rPr>
                <w:color w:val="000000"/>
              </w:rPr>
            </w:pPr>
            <w:r w:rsidRPr="00F3057E">
              <w:rPr>
                <w:color w:val="000000"/>
              </w:rPr>
              <w:t>&lt;</w:t>
            </w:r>
          </w:p>
        </w:tc>
        <w:tc>
          <w:tcPr>
            <w:tcW w:w="782" w:type="dxa"/>
            <w:tcBorders>
              <w:top w:val="nil"/>
              <w:left w:val="nil"/>
              <w:bottom w:val="nil"/>
              <w:right w:val="nil"/>
            </w:tcBorders>
            <w:shd w:val="clear" w:color="auto" w:fill="auto"/>
            <w:noWrap/>
            <w:vAlign w:val="bottom"/>
            <w:hideMark/>
          </w:tcPr>
          <w:p w14:paraId="191C0709" w14:textId="77777777" w:rsidR="002D2AE7" w:rsidRPr="00F3057E" w:rsidRDefault="002D2AE7" w:rsidP="001D7723">
            <w:pPr>
              <w:jc w:val="center"/>
              <w:rPr>
                <w:color w:val="000000"/>
                <w:sz w:val="20"/>
                <w:szCs w:val="20"/>
              </w:rPr>
            </w:pPr>
            <w:r w:rsidRPr="00F3057E">
              <w:rPr>
                <w:color w:val="000000"/>
                <w:sz w:val="20"/>
                <w:szCs w:val="20"/>
              </w:rPr>
              <w:t>0.001</w:t>
            </w:r>
          </w:p>
        </w:tc>
        <w:tc>
          <w:tcPr>
            <w:tcW w:w="516" w:type="dxa"/>
            <w:tcBorders>
              <w:top w:val="nil"/>
              <w:left w:val="nil"/>
              <w:bottom w:val="nil"/>
              <w:right w:val="nil"/>
            </w:tcBorders>
            <w:shd w:val="clear" w:color="auto" w:fill="auto"/>
            <w:noWrap/>
            <w:vAlign w:val="bottom"/>
            <w:hideMark/>
          </w:tcPr>
          <w:p w14:paraId="63469319" w14:textId="77777777" w:rsidR="002D2AE7" w:rsidRPr="00F3057E" w:rsidRDefault="002D2AE7" w:rsidP="001D7723">
            <w:pPr>
              <w:rPr>
                <w:color w:val="000000"/>
                <w:sz w:val="20"/>
                <w:szCs w:val="20"/>
              </w:rPr>
            </w:pPr>
            <w:r w:rsidRPr="00F3057E">
              <w:rPr>
                <w:color w:val="000000"/>
                <w:sz w:val="20"/>
                <w:szCs w:val="20"/>
              </w:rPr>
              <w:t>***</w:t>
            </w:r>
          </w:p>
        </w:tc>
      </w:tr>
      <w:tr w:rsidR="002D2AE7" w:rsidRPr="00F3057E" w14:paraId="3DEF0F34" w14:textId="77777777" w:rsidTr="001D7723">
        <w:trPr>
          <w:trHeight w:val="320"/>
        </w:trPr>
        <w:tc>
          <w:tcPr>
            <w:tcW w:w="2620" w:type="dxa"/>
            <w:tcBorders>
              <w:top w:val="nil"/>
              <w:left w:val="nil"/>
              <w:bottom w:val="nil"/>
              <w:right w:val="nil"/>
            </w:tcBorders>
            <w:shd w:val="clear" w:color="auto" w:fill="auto"/>
            <w:noWrap/>
            <w:vAlign w:val="bottom"/>
            <w:hideMark/>
          </w:tcPr>
          <w:p w14:paraId="23BD0F9F" w14:textId="77777777" w:rsidR="002D2AE7" w:rsidRPr="00F3057E" w:rsidRDefault="002D2AE7" w:rsidP="001D7723">
            <w:pPr>
              <w:rPr>
                <w:color w:val="000000"/>
                <w:sz w:val="20"/>
                <w:szCs w:val="20"/>
              </w:rPr>
            </w:pPr>
            <w:r w:rsidRPr="00F3057E">
              <w:rPr>
                <w:color w:val="000000"/>
                <w:sz w:val="20"/>
                <w:szCs w:val="20"/>
              </w:rPr>
              <w:t>Grass</w:t>
            </w:r>
          </w:p>
        </w:tc>
        <w:tc>
          <w:tcPr>
            <w:tcW w:w="1300" w:type="dxa"/>
            <w:tcBorders>
              <w:top w:val="nil"/>
              <w:left w:val="nil"/>
              <w:bottom w:val="nil"/>
              <w:right w:val="nil"/>
            </w:tcBorders>
            <w:shd w:val="clear" w:color="auto" w:fill="auto"/>
            <w:noWrap/>
            <w:vAlign w:val="bottom"/>
            <w:hideMark/>
          </w:tcPr>
          <w:p w14:paraId="270CFDC3" w14:textId="77777777" w:rsidR="002D2AE7" w:rsidRPr="00F3057E" w:rsidRDefault="002D2AE7" w:rsidP="001D7723">
            <w:pPr>
              <w:jc w:val="center"/>
              <w:rPr>
                <w:color w:val="000000"/>
                <w:sz w:val="20"/>
                <w:szCs w:val="20"/>
              </w:rPr>
            </w:pPr>
            <w:r w:rsidRPr="00F3057E">
              <w:rPr>
                <w:color w:val="000000"/>
                <w:sz w:val="20"/>
                <w:szCs w:val="20"/>
              </w:rPr>
              <w:t>-0.38</w:t>
            </w:r>
          </w:p>
        </w:tc>
        <w:tc>
          <w:tcPr>
            <w:tcW w:w="1300" w:type="dxa"/>
            <w:tcBorders>
              <w:top w:val="nil"/>
              <w:left w:val="nil"/>
              <w:bottom w:val="nil"/>
              <w:right w:val="nil"/>
            </w:tcBorders>
            <w:shd w:val="clear" w:color="auto" w:fill="auto"/>
            <w:noWrap/>
            <w:vAlign w:val="bottom"/>
            <w:hideMark/>
          </w:tcPr>
          <w:p w14:paraId="386FE1C1" w14:textId="77777777" w:rsidR="002D2AE7" w:rsidRPr="00F3057E" w:rsidRDefault="002D2AE7" w:rsidP="001D7723">
            <w:pPr>
              <w:jc w:val="center"/>
              <w:rPr>
                <w:color w:val="000000"/>
                <w:sz w:val="20"/>
                <w:szCs w:val="20"/>
              </w:rPr>
            </w:pPr>
            <w:r w:rsidRPr="00F3057E">
              <w:rPr>
                <w:color w:val="000000"/>
                <w:sz w:val="20"/>
                <w:szCs w:val="20"/>
              </w:rPr>
              <w:t>0.02</w:t>
            </w:r>
          </w:p>
        </w:tc>
        <w:tc>
          <w:tcPr>
            <w:tcW w:w="1300" w:type="dxa"/>
            <w:tcBorders>
              <w:top w:val="nil"/>
              <w:left w:val="nil"/>
              <w:bottom w:val="nil"/>
              <w:right w:val="nil"/>
            </w:tcBorders>
            <w:shd w:val="clear" w:color="auto" w:fill="auto"/>
            <w:noWrap/>
            <w:vAlign w:val="bottom"/>
            <w:hideMark/>
          </w:tcPr>
          <w:p w14:paraId="373480A1" w14:textId="77777777" w:rsidR="002D2AE7" w:rsidRPr="00F3057E" w:rsidRDefault="002D2AE7" w:rsidP="001D7723">
            <w:pPr>
              <w:jc w:val="center"/>
              <w:rPr>
                <w:color w:val="000000"/>
                <w:sz w:val="20"/>
                <w:szCs w:val="20"/>
              </w:rPr>
            </w:pPr>
            <w:r w:rsidRPr="00F3057E">
              <w:rPr>
                <w:color w:val="000000"/>
                <w:sz w:val="20"/>
                <w:szCs w:val="20"/>
              </w:rPr>
              <w:t>-22.95</w:t>
            </w:r>
          </w:p>
        </w:tc>
        <w:tc>
          <w:tcPr>
            <w:tcW w:w="236" w:type="dxa"/>
            <w:tcBorders>
              <w:top w:val="nil"/>
              <w:left w:val="nil"/>
              <w:bottom w:val="nil"/>
              <w:right w:val="nil"/>
            </w:tcBorders>
            <w:shd w:val="clear" w:color="auto" w:fill="auto"/>
            <w:noWrap/>
            <w:vAlign w:val="bottom"/>
            <w:hideMark/>
          </w:tcPr>
          <w:p w14:paraId="74378052" w14:textId="77777777" w:rsidR="002D2AE7" w:rsidRPr="00F3057E" w:rsidRDefault="002D2AE7" w:rsidP="001D7723">
            <w:pPr>
              <w:rPr>
                <w:color w:val="000000"/>
              </w:rPr>
            </w:pPr>
            <w:r w:rsidRPr="00F3057E">
              <w:rPr>
                <w:color w:val="000000"/>
              </w:rPr>
              <w:t>&lt;</w:t>
            </w:r>
          </w:p>
        </w:tc>
        <w:tc>
          <w:tcPr>
            <w:tcW w:w="782" w:type="dxa"/>
            <w:tcBorders>
              <w:top w:val="nil"/>
              <w:left w:val="nil"/>
              <w:bottom w:val="nil"/>
              <w:right w:val="nil"/>
            </w:tcBorders>
            <w:shd w:val="clear" w:color="auto" w:fill="auto"/>
            <w:noWrap/>
            <w:vAlign w:val="bottom"/>
            <w:hideMark/>
          </w:tcPr>
          <w:p w14:paraId="1042AFD8" w14:textId="77777777" w:rsidR="002D2AE7" w:rsidRPr="00F3057E" w:rsidRDefault="002D2AE7" w:rsidP="001D7723">
            <w:pPr>
              <w:jc w:val="center"/>
              <w:rPr>
                <w:color w:val="000000"/>
                <w:sz w:val="20"/>
                <w:szCs w:val="20"/>
              </w:rPr>
            </w:pPr>
            <w:r w:rsidRPr="00F3057E">
              <w:rPr>
                <w:color w:val="000000"/>
                <w:sz w:val="20"/>
                <w:szCs w:val="20"/>
              </w:rPr>
              <w:t>0.001</w:t>
            </w:r>
          </w:p>
        </w:tc>
        <w:tc>
          <w:tcPr>
            <w:tcW w:w="516" w:type="dxa"/>
            <w:tcBorders>
              <w:top w:val="nil"/>
              <w:left w:val="nil"/>
              <w:bottom w:val="nil"/>
              <w:right w:val="nil"/>
            </w:tcBorders>
            <w:shd w:val="clear" w:color="auto" w:fill="auto"/>
            <w:noWrap/>
            <w:vAlign w:val="bottom"/>
            <w:hideMark/>
          </w:tcPr>
          <w:p w14:paraId="6960B43A" w14:textId="77777777" w:rsidR="002D2AE7" w:rsidRPr="00F3057E" w:rsidRDefault="002D2AE7" w:rsidP="001D7723">
            <w:pPr>
              <w:rPr>
                <w:color w:val="000000"/>
                <w:sz w:val="20"/>
                <w:szCs w:val="20"/>
              </w:rPr>
            </w:pPr>
            <w:r w:rsidRPr="00F3057E">
              <w:rPr>
                <w:color w:val="000000"/>
                <w:sz w:val="20"/>
                <w:szCs w:val="20"/>
              </w:rPr>
              <w:t>***</w:t>
            </w:r>
          </w:p>
        </w:tc>
      </w:tr>
      <w:tr w:rsidR="002D2AE7" w:rsidRPr="00F3057E" w14:paraId="454B7FD3" w14:textId="77777777" w:rsidTr="001D7723">
        <w:trPr>
          <w:trHeight w:val="320"/>
        </w:trPr>
        <w:tc>
          <w:tcPr>
            <w:tcW w:w="2620" w:type="dxa"/>
            <w:tcBorders>
              <w:top w:val="nil"/>
              <w:left w:val="nil"/>
              <w:bottom w:val="nil"/>
              <w:right w:val="nil"/>
            </w:tcBorders>
            <w:shd w:val="clear" w:color="auto" w:fill="auto"/>
            <w:noWrap/>
            <w:vAlign w:val="bottom"/>
            <w:hideMark/>
          </w:tcPr>
          <w:p w14:paraId="17271A94" w14:textId="77777777" w:rsidR="002D2AE7" w:rsidRPr="00F3057E" w:rsidRDefault="002D2AE7" w:rsidP="001D7723">
            <w:pPr>
              <w:rPr>
                <w:color w:val="000000"/>
                <w:sz w:val="20"/>
                <w:szCs w:val="20"/>
              </w:rPr>
            </w:pPr>
            <w:r w:rsidRPr="00F3057E">
              <w:rPr>
                <w:color w:val="000000"/>
                <w:sz w:val="20"/>
                <w:szCs w:val="20"/>
              </w:rPr>
              <w:t>Tolerance</w:t>
            </w:r>
          </w:p>
        </w:tc>
        <w:tc>
          <w:tcPr>
            <w:tcW w:w="1300" w:type="dxa"/>
            <w:tcBorders>
              <w:top w:val="nil"/>
              <w:left w:val="nil"/>
              <w:bottom w:val="nil"/>
              <w:right w:val="nil"/>
            </w:tcBorders>
            <w:shd w:val="clear" w:color="auto" w:fill="auto"/>
            <w:noWrap/>
            <w:vAlign w:val="bottom"/>
            <w:hideMark/>
          </w:tcPr>
          <w:p w14:paraId="52336DB1" w14:textId="77777777" w:rsidR="002D2AE7" w:rsidRPr="00F3057E" w:rsidRDefault="002D2AE7" w:rsidP="001D7723">
            <w:pPr>
              <w:jc w:val="center"/>
              <w:rPr>
                <w:color w:val="000000"/>
                <w:sz w:val="20"/>
                <w:szCs w:val="20"/>
              </w:rPr>
            </w:pPr>
            <w:r w:rsidRPr="00F3057E">
              <w:rPr>
                <w:color w:val="000000"/>
                <w:sz w:val="20"/>
                <w:szCs w:val="20"/>
              </w:rPr>
              <w:t>-0.52</w:t>
            </w:r>
          </w:p>
        </w:tc>
        <w:tc>
          <w:tcPr>
            <w:tcW w:w="1300" w:type="dxa"/>
            <w:tcBorders>
              <w:top w:val="nil"/>
              <w:left w:val="nil"/>
              <w:bottom w:val="nil"/>
              <w:right w:val="nil"/>
            </w:tcBorders>
            <w:shd w:val="clear" w:color="auto" w:fill="auto"/>
            <w:noWrap/>
            <w:vAlign w:val="bottom"/>
            <w:hideMark/>
          </w:tcPr>
          <w:p w14:paraId="1A03F58C" w14:textId="77777777" w:rsidR="002D2AE7" w:rsidRPr="00F3057E" w:rsidRDefault="002D2AE7" w:rsidP="001D7723">
            <w:pPr>
              <w:jc w:val="center"/>
              <w:rPr>
                <w:color w:val="000000"/>
                <w:sz w:val="20"/>
                <w:szCs w:val="20"/>
              </w:rPr>
            </w:pPr>
            <w:r w:rsidRPr="00F3057E">
              <w:rPr>
                <w:color w:val="000000"/>
                <w:sz w:val="20"/>
                <w:szCs w:val="20"/>
              </w:rPr>
              <w:t>0.01</w:t>
            </w:r>
          </w:p>
        </w:tc>
        <w:tc>
          <w:tcPr>
            <w:tcW w:w="1300" w:type="dxa"/>
            <w:tcBorders>
              <w:top w:val="nil"/>
              <w:left w:val="nil"/>
              <w:bottom w:val="nil"/>
              <w:right w:val="nil"/>
            </w:tcBorders>
            <w:shd w:val="clear" w:color="auto" w:fill="auto"/>
            <w:noWrap/>
            <w:vAlign w:val="bottom"/>
            <w:hideMark/>
          </w:tcPr>
          <w:p w14:paraId="24EFB1F6" w14:textId="77777777" w:rsidR="002D2AE7" w:rsidRPr="00F3057E" w:rsidRDefault="002D2AE7" w:rsidP="001D7723">
            <w:pPr>
              <w:jc w:val="center"/>
              <w:rPr>
                <w:color w:val="000000"/>
                <w:sz w:val="20"/>
                <w:szCs w:val="20"/>
              </w:rPr>
            </w:pPr>
            <w:r w:rsidRPr="00F3057E">
              <w:rPr>
                <w:color w:val="000000"/>
                <w:sz w:val="20"/>
                <w:szCs w:val="20"/>
              </w:rPr>
              <w:t>-54.28</w:t>
            </w:r>
          </w:p>
        </w:tc>
        <w:tc>
          <w:tcPr>
            <w:tcW w:w="236" w:type="dxa"/>
            <w:tcBorders>
              <w:top w:val="nil"/>
              <w:left w:val="nil"/>
              <w:bottom w:val="nil"/>
              <w:right w:val="nil"/>
            </w:tcBorders>
            <w:shd w:val="clear" w:color="auto" w:fill="auto"/>
            <w:noWrap/>
            <w:vAlign w:val="bottom"/>
            <w:hideMark/>
          </w:tcPr>
          <w:p w14:paraId="1A8AE364" w14:textId="77777777" w:rsidR="002D2AE7" w:rsidRPr="00F3057E" w:rsidRDefault="002D2AE7" w:rsidP="001D7723">
            <w:pPr>
              <w:rPr>
                <w:color w:val="000000"/>
              </w:rPr>
            </w:pPr>
            <w:r w:rsidRPr="00F3057E">
              <w:rPr>
                <w:color w:val="000000"/>
              </w:rPr>
              <w:t>&lt;</w:t>
            </w:r>
          </w:p>
        </w:tc>
        <w:tc>
          <w:tcPr>
            <w:tcW w:w="782" w:type="dxa"/>
            <w:tcBorders>
              <w:top w:val="nil"/>
              <w:left w:val="nil"/>
              <w:bottom w:val="nil"/>
              <w:right w:val="nil"/>
            </w:tcBorders>
            <w:shd w:val="clear" w:color="auto" w:fill="auto"/>
            <w:noWrap/>
            <w:vAlign w:val="bottom"/>
            <w:hideMark/>
          </w:tcPr>
          <w:p w14:paraId="5D422F92" w14:textId="77777777" w:rsidR="002D2AE7" w:rsidRPr="00F3057E" w:rsidRDefault="002D2AE7" w:rsidP="001D7723">
            <w:pPr>
              <w:jc w:val="center"/>
              <w:rPr>
                <w:color w:val="000000"/>
                <w:sz w:val="20"/>
                <w:szCs w:val="20"/>
              </w:rPr>
            </w:pPr>
            <w:r w:rsidRPr="00F3057E">
              <w:rPr>
                <w:color w:val="000000"/>
                <w:sz w:val="20"/>
                <w:szCs w:val="20"/>
              </w:rPr>
              <w:t>0.001</w:t>
            </w:r>
          </w:p>
        </w:tc>
        <w:tc>
          <w:tcPr>
            <w:tcW w:w="516" w:type="dxa"/>
            <w:tcBorders>
              <w:top w:val="nil"/>
              <w:left w:val="nil"/>
              <w:bottom w:val="nil"/>
              <w:right w:val="nil"/>
            </w:tcBorders>
            <w:shd w:val="clear" w:color="auto" w:fill="auto"/>
            <w:noWrap/>
            <w:vAlign w:val="bottom"/>
            <w:hideMark/>
          </w:tcPr>
          <w:p w14:paraId="4F27CF60" w14:textId="77777777" w:rsidR="002D2AE7" w:rsidRPr="00F3057E" w:rsidRDefault="002D2AE7" w:rsidP="001D7723">
            <w:pPr>
              <w:rPr>
                <w:color w:val="000000"/>
                <w:sz w:val="20"/>
                <w:szCs w:val="20"/>
              </w:rPr>
            </w:pPr>
            <w:r w:rsidRPr="00F3057E">
              <w:rPr>
                <w:color w:val="000000"/>
                <w:sz w:val="20"/>
                <w:szCs w:val="20"/>
              </w:rPr>
              <w:t>***</w:t>
            </w:r>
          </w:p>
        </w:tc>
      </w:tr>
      <w:tr w:rsidR="002D2AE7" w:rsidRPr="00F3057E" w14:paraId="2503446B" w14:textId="77777777" w:rsidTr="001D7723">
        <w:trPr>
          <w:trHeight w:val="320"/>
        </w:trPr>
        <w:tc>
          <w:tcPr>
            <w:tcW w:w="2620" w:type="dxa"/>
            <w:tcBorders>
              <w:top w:val="nil"/>
              <w:left w:val="nil"/>
              <w:bottom w:val="nil"/>
              <w:right w:val="nil"/>
            </w:tcBorders>
            <w:shd w:val="clear" w:color="auto" w:fill="auto"/>
            <w:noWrap/>
            <w:vAlign w:val="bottom"/>
            <w:hideMark/>
          </w:tcPr>
          <w:p w14:paraId="7C739558" w14:textId="77777777" w:rsidR="002D2AE7" w:rsidRPr="00F3057E" w:rsidRDefault="002D2AE7" w:rsidP="001D7723">
            <w:pPr>
              <w:rPr>
                <w:color w:val="000000"/>
                <w:sz w:val="20"/>
                <w:szCs w:val="20"/>
              </w:rPr>
            </w:pPr>
            <w:r w:rsidRPr="00F3057E">
              <w:rPr>
                <w:color w:val="000000"/>
                <w:sz w:val="20"/>
                <w:szCs w:val="20"/>
              </w:rPr>
              <w:t>Drought x Grass</w:t>
            </w:r>
          </w:p>
        </w:tc>
        <w:tc>
          <w:tcPr>
            <w:tcW w:w="1300" w:type="dxa"/>
            <w:tcBorders>
              <w:top w:val="nil"/>
              <w:left w:val="nil"/>
              <w:bottom w:val="nil"/>
              <w:right w:val="nil"/>
            </w:tcBorders>
            <w:shd w:val="clear" w:color="auto" w:fill="auto"/>
            <w:noWrap/>
            <w:vAlign w:val="bottom"/>
            <w:hideMark/>
          </w:tcPr>
          <w:p w14:paraId="79354D0C" w14:textId="77777777" w:rsidR="002D2AE7" w:rsidRPr="00F3057E" w:rsidRDefault="002D2AE7" w:rsidP="001D7723">
            <w:pPr>
              <w:jc w:val="center"/>
              <w:rPr>
                <w:color w:val="000000"/>
                <w:sz w:val="20"/>
                <w:szCs w:val="20"/>
              </w:rPr>
            </w:pPr>
            <w:r w:rsidRPr="00F3057E">
              <w:rPr>
                <w:color w:val="000000"/>
                <w:sz w:val="20"/>
                <w:szCs w:val="20"/>
              </w:rPr>
              <w:t>-0.56</w:t>
            </w:r>
          </w:p>
        </w:tc>
        <w:tc>
          <w:tcPr>
            <w:tcW w:w="1300" w:type="dxa"/>
            <w:tcBorders>
              <w:top w:val="nil"/>
              <w:left w:val="nil"/>
              <w:bottom w:val="nil"/>
              <w:right w:val="nil"/>
            </w:tcBorders>
            <w:shd w:val="clear" w:color="auto" w:fill="auto"/>
            <w:noWrap/>
            <w:vAlign w:val="bottom"/>
            <w:hideMark/>
          </w:tcPr>
          <w:p w14:paraId="0CD9BDC6" w14:textId="77777777" w:rsidR="002D2AE7" w:rsidRPr="00F3057E" w:rsidRDefault="002D2AE7" w:rsidP="001D7723">
            <w:pPr>
              <w:jc w:val="center"/>
              <w:rPr>
                <w:color w:val="000000"/>
                <w:sz w:val="20"/>
                <w:szCs w:val="20"/>
              </w:rPr>
            </w:pPr>
            <w:r w:rsidRPr="00F3057E">
              <w:rPr>
                <w:color w:val="000000"/>
                <w:sz w:val="20"/>
                <w:szCs w:val="20"/>
              </w:rPr>
              <w:t>0.02</w:t>
            </w:r>
          </w:p>
        </w:tc>
        <w:tc>
          <w:tcPr>
            <w:tcW w:w="1300" w:type="dxa"/>
            <w:tcBorders>
              <w:top w:val="nil"/>
              <w:left w:val="nil"/>
              <w:bottom w:val="nil"/>
              <w:right w:val="nil"/>
            </w:tcBorders>
            <w:shd w:val="clear" w:color="auto" w:fill="auto"/>
            <w:noWrap/>
            <w:vAlign w:val="bottom"/>
            <w:hideMark/>
          </w:tcPr>
          <w:p w14:paraId="18520483" w14:textId="77777777" w:rsidR="002D2AE7" w:rsidRPr="00F3057E" w:rsidRDefault="002D2AE7" w:rsidP="001D7723">
            <w:pPr>
              <w:jc w:val="center"/>
              <w:rPr>
                <w:color w:val="000000"/>
                <w:sz w:val="20"/>
                <w:szCs w:val="20"/>
              </w:rPr>
            </w:pPr>
            <w:r w:rsidRPr="00F3057E">
              <w:rPr>
                <w:color w:val="000000"/>
                <w:sz w:val="20"/>
                <w:szCs w:val="20"/>
              </w:rPr>
              <w:t>-23.79</w:t>
            </w:r>
          </w:p>
        </w:tc>
        <w:tc>
          <w:tcPr>
            <w:tcW w:w="236" w:type="dxa"/>
            <w:tcBorders>
              <w:top w:val="nil"/>
              <w:left w:val="nil"/>
              <w:bottom w:val="nil"/>
              <w:right w:val="nil"/>
            </w:tcBorders>
            <w:shd w:val="clear" w:color="auto" w:fill="auto"/>
            <w:noWrap/>
            <w:vAlign w:val="bottom"/>
            <w:hideMark/>
          </w:tcPr>
          <w:p w14:paraId="1D83D62E" w14:textId="77777777" w:rsidR="002D2AE7" w:rsidRPr="00F3057E" w:rsidRDefault="002D2AE7" w:rsidP="001D7723">
            <w:pPr>
              <w:rPr>
                <w:color w:val="000000"/>
              </w:rPr>
            </w:pPr>
            <w:r w:rsidRPr="00F3057E">
              <w:rPr>
                <w:color w:val="000000"/>
              </w:rPr>
              <w:t>&lt;</w:t>
            </w:r>
          </w:p>
        </w:tc>
        <w:tc>
          <w:tcPr>
            <w:tcW w:w="782" w:type="dxa"/>
            <w:tcBorders>
              <w:top w:val="nil"/>
              <w:left w:val="nil"/>
              <w:bottom w:val="nil"/>
              <w:right w:val="nil"/>
            </w:tcBorders>
            <w:shd w:val="clear" w:color="auto" w:fill="auto"/>
            <w:noWrap/>
            <w:vAlign w:val="bottom"/>
            <w:hideMark/>
          </w:tcPr>
          <w:p w14:paraId="65BC6C37" w14:textId="77777777" w:rsidR="002D2AE7" w:rsidRPr="00F3057E" w:rsidRDefault="002D2AE7" w:rsidP="001D7723">
            <w:pPr>
              <w:jc w:val="center"/>
              <w:rPr>
                <w:color w:val="000000"/>
                <w:sz w:val="20"/>
                <w:szCs w:val="20"/>
              </w:rPr>
            </w:pPr>
            <w:r w:rsidRPr="00F3057E">
              <w:rPr>
                <w:color w:val="000000"/>
                <w:sz w:val="20"/>
                <w:szCs w:val="20"/>
              </w:rPr>
              <w:t>0.001</w:t>
            </w:r>
          </w:p>
        </w:tc>
        <w:tc>
          <w:tcPr>
            <w:tcW w:w="516" w:type="dxa"/>
            <w:tcBorders>
              <w:top w:val="nil"/>
              <w:left w:val="nil"/>
              <w:bottom w:val="nil"/>
              <w:right w:val="nil"/>
            </w:tcBorders>
            <w:shd w:val="clear" w:color="auto" w:fill="auto"/>
            <w:noWrap/>
            <w:vAlign w:val="bottom"/>
            <w:hideMark/>
          </w:tcPr>
          <w:p w14:paraId="08905B17" w14:textId="77777777" w:rsidR="002D2AE7" w:rsidRPr="00F3057E" w:rsidRDefault="002D2AE7" w:rsidP="001D7723">
            <w:pPr>
              <w:rPr>
                <w:color w:val="000000"/>
                <w:sz w:val="20"/>
                <w:szCs w:val="20"/>
              </w:rPr>
            </w:pPr>
            <w:r w:rsidRPr="00F3057E">
              <w:rPr>
                <w:color w:val="000000"/>
                <w:sz w:val="20"/>
                <w:szCs w:val="20"/>
              </w:rPr>
              <w:t>***</w:t>
            </w:r>
          </w:p>
        </w:tc>
      </w:tr>
      <w:tr w:rsidR="002D2AE7" w:rsidRPr="00F3057E" w14:paraId="619CE4A0" w14:textId="77777777" w:rsidTr="001D7723">
        <w:trPr>
          <w:trHeight w:val="320"/>
        </w:trPr>
        <w:tc>
          <w:tcPr>
            <w:tcW w:w="2620" w:type="dxa"/>
            <w:tcBorders>
              <w:top w:val="nil"/>
              <w:left w:val="nil"/>
              <w:bottom w:val="nil"/>
              <w:right w:val="nil"/>
            </w:tcBorders>
            <w:shd w:val="clear" w:color="auto" w:fill="auto"/>
            <w:noWrap/>
            <w:vAlign w:val="bottom"/>
            <w:hideMark/>
          </w:tcPr>
          <w:p w14:paraId="09648628" w14:textId="77777777" w:rsidR="002D2AE7" w:rsidRPr="00F3057E" w:rsidRDefault="002D2AE7" w:rsidP="001D7723">
            <w:pPr>
              <w:rPr>
                <w:color w:val="000000"/>
                <w:sz w:val="20"/>
                <w:szCs w:val="20"/>
              </w:rPr>
            </w:pPr>
            <w:r w:rsidRPr="00F3057E">
              <w:rPr>
                <w:color w:val="000000"/>
                <w:sz w:val="20"/>
                <w:szCs w:val="20"/>
              </w:rPr>
              <w:t>Watering x Grass</w:t>
            </w:r>
          </w:p>
        </w:tc>
        <w:tc>
          <w:tcPr>
            <w:tcW w:w="1300" w:type="dxa"/>
            <w:tcBorders>
              <w:top w:val="nil"/>
              <w:left w:val="nil"/>
              <w:bottom w:val="nil"/>
              <w:right w:val="nil"/>
            </w:tcBorders>
            <w:shd w:val="clear" w:color="auto" w:fill="auto"/>
            <w:noWrap/>
            <w:vAlign w:val="bottom"/>
            <w:hideMark/>
          </w:tcPr>
          <w:p w14:paraId="707B525E" w14:textId="77777777" w:rsidR="002D2AE7" w:rsidRPr="00F3057E" w:rsidRDefault="002D2AE7" w:rsidP="001D7723">
            <w:pPr>
              <w:jc w:val="center"/>
              <w:rPr>
                <w:color w:val="000000"/>
                <w:sz w:val="20"/>
                <w:szCs w:val="20"/>
              </w:rPr>
            </w:pPr>
            <w:r w:rsidRPr="00F3057E">
              <w:rPr>
                <w:color w:val="000000"/>
                <w:sz w:val="20"/>
                <w:szCs w:val="20"/>
              </w:rPr>
              <w:t>-0.08</w:t>
            </w:r>
          </w:p>
        </w:tc>
        <w:tc>
          <w:tcPr>
            <w:tcW w:w="1300" w:type="dxa"/>
            <w:tcBorders>
              <w:top w:val="nil"/>
              <w:left w:val="nil"/>
              <w:bottom w:val="nil"/>
              <w:right w:val="nil"/>
            </w:tcBorders>
            <w:shd w:val="clear" w:color="auto" w:fill="auto"/>
            <w:noWrap/>
            <w:vAlign w:val="bottom"/>
            <w:hideMark/>
          </w:tcPr>
          <w:p w14:paraId="4613D5F0" w14:textId="77777777" w:rsidR="002D2AE7" w:rsidRPr="00F3057E" w:rsidRDefault="002D2AE7" w:rsidP="001D7723">
            <w:pPr>
              <w:jc w:val="center"/>
              <w:rPr>
                <w:color w:val="000000"/>
                <w:sz w:val="20"/>
                <w:szCs w:val="20"/>
              </w:rPr>
            </w:pPr>
            <w:r w:rsidRPr="00F3057E">
              <w:rPr>
                <w:color w:val="000000"/>
                <w:sz w:val="20"/>
                <w:szCs w:val="20"/>
              </w:rPr>
              <w:t>0.02</w:t>
            </w:r>
          </w:p>
        </w:tc>
        <w:tc>
          <w:tcPr>
            <w:tcW w:w="1300" w:type="dxa"/>
            <w:tcBorders>
              <w:top w:val="nil"/>
              <w:left w:val="nil"/>
              <w:bottom w:val="nil"/>
              <w:right w:val="nil"/>
            </w:tcBorders>
            <w:shd w:val="clear" w:color="auto" w:fill="auto"/>
            <w:noWrap/>
            <w:vAlign w:val="bottom"/>
            <w:hideMark/>
          </w:tcPr>
          <w:p w14:paraId="02032059" w14:textId="77777777" w:rsidR="002D2AE7" w:rsidRPr="00F3057E" w:rsidRDefault="002D2AE7" w:rsidP="001D7723">
            <w:pPr>
              <w:jc w:val="center"/>
              <w:rPr>
                <w:color w:val="000000"/>
                <w:sz w:val="20"/>
                <w:szCs w:val="20"/>
              </w:rPr>
            </w:pPr>
            <w:r w:rsidRPr="00F3057E">
              <w:rPr>
                <w:color w:val="000000"/>
                <w:sz w:val="20"/>
                <w:szCs w:val="20"/>
              </w:rPr>
              <w:t>-3.30</w:t>
            </w:r>
          </w:p>
        </w:tc>
        <w:tc>
          <w:tcPr>
            <w:tcW w:w="236" w:type="dxa"/>
            <w:tcBorders>
              <w:top w:val="nil"/>
              <w:left w:val="nil"/>
              <w:bottom w:val="nil"/>
              <w:right w:val="nil"/>
            </w:tcBorders>
            <w:shd w:val="clear" w:color="auto" w:fill="auto"/>
            <w:noWrap/>
            <w:vAlign w:val="bottom"/>
            <w:hideMark/>
          </w:tcPr>
          <w:p w14:paraId="4CFCA6BC" w14:textId="77777777" w:rsidR="002D2AE7" w:rsidRPr="00F3057E" w:rsidRDefault="002D2AE7" w:rsidP="001D7723">
            <w:pPr>
              <w:jc w:val="center"/>
              <w:rPr>
                <w:color w:val="000000"/>
                <w:sz w:val="20"/>
                <w:szCs w:val="20"/>
              </w:rPr>
            </w:pPr>
          </w:p>
        </w:tc>
        <w:tc>
          <w:tcPr>
            <w:tcW w:w="782" w:type="dxa"/>
            <w:tcBorders>
              <w:top w:val="nil"/>
              <w:left w:val="nil"/>
              <w:bottom w:val="nil"/>
              <w:right w:val="nil"/>
            </w:tcBorders>
            <w:shd w:val="clear" w:color="auto" w:fill="auto"/>
            <w:noWrap/>
            <w:vAlign w:val="bottom"/>
            <w:hideMark/>
          </w:tcPr>
          <w:p w14:paraId="1395612E" w14:textId="77777777" w:rsidR="002D2AE7" w:rsidRPr="00F3057E" w:rsidRDefault="002D2AE7" w:rsidP="001D7723">
            <w:pPr>
              <w:jc w:val="center"/>
              <w:rPr>
                <w:color w:val="000000"/>
                <w:sz w:val="20"/>
                <w:szCs w:val="20"/>
              </w:rPr>
            </w:pPr>
            <w:r w:rsidRPr="00F3057E">
              <w:rPr>
                <w:color w:val="000000"/>
                <w:sz w:val="20"/>
                <w:szCs w:val="20"/>
              </w:rPr>
              <w:t>0.003</w:t>
            </w:r>
          </w:p>
        </w:tc>
        <w:tc>
          <w:tcPr>
            <w:tcW w:w="516" w:type="dxa"/>
            <w:tcBorders>
              <w:top w:val="nil"/>
              <w:left w:val="nil"/>
              <w:bottom w:val="nil"/>
              <w:right w:val="nil"/>
            </w:tcBorders>
            <w:shd w:val="clear" w:color="auto" w:fill="auto"/>
            <w:noWrap/>
            <w:vAlign w:val="bottom"/>
            <w:hideMark/>
          </w:tcPr>
          <w:p w14:paraId="64BDD4E3" w14:textId="77777777" w:rsidR="002D2AE7" w:rsidRPr="00F3057E" w:rsidRDefault="002D2AE7" w:rsidP="001D7723">
            <w:pPr>
              <w:rPr>
                <w:color w:val="000000"/>
                <w:sz w:val="20"/>
                <w:szCs w:val="20"/>
              </w:rPr>
            </w:pPr>
            <w:r w:rsidRPr="00F3057E">
              <w:rPr>
                <w:color w:val="000000"/>
                <w:sz w:val="20"/>
                <w:szCs w:val="20"/>
              </w:rPr>
              <w:t>**</w:t>
            </w:r>
          </w:p>
        </w:tc>
      </w:tr>
      <w:tr w:rsidR="002D2AE7" w:rsidRPr="00F3057E" w14:paraId="314B251B" w14:textId="77777777" w:rsidTr="001D7723">
        <w:trPr>
          <w:trHeight w:val="320"/>
        </w:trPr>
        <w:tc>
          <w:tcPr>
            <w:tcW w:w="2620" w:type="dxa"/>
            <w:tcBorders>
              <w:top w:val="nil"/>
              <w:left w:val="nil"/>
              <w:bottom w:val="nil"/>
              <w:right w:val="nil"/>
            </w:tcBorders>
            <w:shd w:val="clear" w:color="auto" w:fill="auto"/>
            <w:noWrap/>
            <w:vAlign w:val="bottom"/>
            <w:hideMark/>
          </w:tcPr>
          <w:p w14:paraId="5AFBB7FF" w14:textId="77777777" w:rsidR="002D2AE7" w:rsidRPr="00F3057E" w:rsidRDefault="002D2AE7" w:rsidP="001D7723">
            <w:pPr>
              <w:rPr>
                <w:color w:val="000000"/>
                <w:sz w:val="20"/>
                <w:szCs w:val="20"/>
              </w:rPr>
            </w:pPr>
            <w:r w:rsidRPr="00F3057E">
              <w:rPr>
                <w:color w:val="000000"/>
                <w:sz w:val="20"/>
                <w:szCs w:val="20"/>
              </w:rPr>
              <w:t>Drought x Tolerance</w:t>
            </w:r>
          </w:p>
        </w:tc>
        <w:tc>
          <w:tcPr>
            <w:tcW w:w="1300" w:type="dxa"/>
            <w:tcBorders>
              <w:top w:val="nil"/>
              <w:left w:val="nil"/>
              <w:bottom w:val="nil"/>
              <w:right w:val="nil"/>
            </w:tcBorders>
            <w:shd w:val="clear" w:color="auto" w:fill="auto"/>
            <w:noWrap/>
            <w:vAlign w:val="bottom"/>
            <w:hideMark/>
          </w:tcPr>
          <w:p w14:paraId="05CEA4BB" w14:textId="77777777" w:rsidR="002D2AE7" w:rsidRPr="00F3057E" w:rsidRDefault="002D2AE7" w:rsidP="001D7723">
            <w:pPr>
              <w:jc w:val="center"/>
              <w:rPr>
                <w:color w:val="000000"/>
                <w:sz w:val="20"/>
                <w:szCs w:val="20"/>
              </w:rPr>
            </w:pPr>
            <w:r w:rsidRPr="00F3057E">
              <w:rPr>
                <w:color w:val="000000"/>
                <w:sz w:val="20"/>
                <w:szCs w:val="20"/>
              </w:rPr>
              <w:t>0.37</w:t>
            </w:r>
          </w:p>
        </w:tc>
        <w:tc>
          <w:tcPr>
            <w:tcW w:w="1300" w:type="dxa"/>
            <w:tcBorders>
              <w:top w:val="nil"/>
              <w:left w:val="nil"/>
              <w:bottom w:val="nil"/>
              <w:right w:val="nil"/>
            </w:tcBorders>
            <w:shd w:val="clear" w:color="auto" w:fill="auto"/>
            <w:noWrap/>
            <w:vAlign w:val="bottom"/>
            <w:hideMark/>
          </w:tcPr>
          <w:p w14:paraId="63924D68" w14:textId="77777777" w:rsidR="002D2AE7" w:rsidRPr="00F3057E" w:rsidRDefault="002D2AE7" w:rsidP="001D7723">
            <w:pPr>
              <w:jc w:val="center"/>
              <w:rPr>
                <w:color w:val="000000"/>
                <w:sz w:val="20"/>
                <w:szCs w:val="20"/>
              </w:rPr>
            </w:pPr>
            <w:r w:rsidRPr="00F3057E">
              <w:rPr>
                <w:color w:val="000000"/>
                <w:sz w:val="20"/>
                <w:szCs w:val="20"/>
              </w:rPr>
              <w:t>0.01</w:t>
            </w:r>
          </w:p>
        </w:tc>
        <w:tc>
          <w:tcPr>
            <w:tcW w:w="1300" w:type="dxa"/>
            <w:tcBorders>
              <w:top w:val="nil"/>
              <w:left w:val="nil"/>
              <w:bottom w:val="nil"/>
              <w:right w:val="nil"/>
            </w:tcBorders>
            <w:shd w:val="clear" w:color="auto" w:fill="auto"/>
            <w:noWrap/>
            <w:vAlign w:val="bottom"/>
            <w:hideMark/>
          </w:tcPr>
          <w:p w14:paraId="7EB086D0" w14:textId="77777777" w:rsidR="002D2AE7" w:rsidRPr="00F3057E" w:rsidRDefault="002D2AE7" w:rsidP="001D7723">
            <w:pPr>
              <w:jc w:val="center"/>
              <w:rPr>
                <w:color w:val="000000"/>
                <w:sz w:val="20"/>
                <w:szCs w:val="20"/>
              </w:rPr>
            </w:pPr>
            <w:r w:rsidRPr="00F3057E">
              <w:rPr>
                <w:color w:val="000000"/>
                <w:sz w:val="20"/>
                <w:szCs w:val="20"/>
              </w:rPr>
              <w:t>27.05</w:t>
            </w:r>
          </w:p>
        </w:tc>
        <w:tc>
          <w:tcPr>
            <w:tcW w:w="236" w:type="dxa"/>
            <w:tcBorders>
              <w:top w:val="nil"/>
              <w:left w:val="nil"/>
              <w:bottom w:val="nil"/>
              <w:right w:val="nil"/>
            </w:tcBorders>
            <w:shd w:val="clear" w:color="auto" w:fill="auto"/>
            <w:noWrap/>
            <w:vAlign w:val="bottom"/>
            <w:hideMark/>
          </w:tcPr>
          <w:p w14:paraId="5530D950" w14:textId="77777777" w:rsidR="002D2AE7" w:rsidRPr="00F3057E" w:rsidRDefault="002D2AE7" w:rsidP="001D7723">
            <w:pPr>
              <w:rPr>
                <w:color w:val="000000"/>
              </w:rPr>
            </w:pPr>
            <w:r w:rsidRPr="00F3057E">
              <w:rPr>
                <w:color w:val="000000"/>
              </w:rPr>
              <w:t>&lt;</w:t>
            </w:r>
          </w:p>
        </w:tc>
        <w:tc>
          <w:tcPr>
            <w:tcW w:w="782" w:type="dxa"/>
            <w:tcBorders>
              <w:top w:val="nil"/>
              <w:left w:val="nil"/>
              <w:bottom w:val="nil"/>
              <w:right w:val="nil"/>
            </w:tcBorders>
            <w:shd w:val="clear" w:color="auto" w:fill="auto"/>
            <w:noWrap/>
            <w:vAlign w:val="bottom"/>
            <w:hideMark/>
          </w:tcPr>
          <w:p w14:paraId="4E0DC6BA" w14:textId="77777777" w:rsidR="002D2AE7" w:rsidRPr="00F3057E" w:rsidRDefault="002D2AE7" w:rsidP="001D7723">
            <w:pPr>
              <w:jc w:val="center"/>
              <w:rPr>
                <w:color w:val="000000"/>
                <w:sz w:val="20"/>
                <w:szCs w:val="20"/>
              </w:rPr>
            </w:pPr>
            <w:r w:rsidRPr="00F3057E">
              <w:rPr>
                <w:color w:val="000000"/>
                <w:sz w:val="20"/>
                <w:szCs w:val="20"/>
              </w:rPr>
              <w:t>0.001</w:t>
            </w:r>
          </w:p>
        </w:tc>
        <w:tc>
          <w:tcPr>
            <w:tcW w:w="516" w:type="dxa"/>
            <w:tcBorders>
              <w:top w:val="nil"/>
              <w:left w:val="nil"/>
              <w:bottom w:val="nil"/>
              <w:right w:val="nil"/>
            </w:tcBorders>
            <w:shd w:val="clear" w:color="auto" w:fill="auto"/>
            <w:noWrap/>
            <w:vAlign w:val="bottom"/>
            <w:hideMark/>
          </w:tcPr>
          <w:p w14:paraId="018DA04C" w14:textId="77777777" w:rsidR="002D2AE7" w:rsidRPr="00F3057E" w:rsidRDefault="002D2AE7" w:rsidP="001D7723">
            <w:pPr>
              <w:rPr>
                <w:color w:val="000000"/>
                <w:sz w:val="20"/>
                <w:szCs w:val="20"/>
              </w:rPr>
            </w:pPr>
            <w:r w:rsidRPr="00F3057E">
              <w:rPr>
                <w:color w:val="000000"/>
                <w:sz w:val="20"/>
                <w:szCs w:val="20"/>
              </w:rPr>
              <w:t>***</w:t>
            </w:r>
          </w:p>
        </w:tc>
      </w:tr>
      <w:tr w:rsidR="002D2AE7" w:rsidRPr="00F3057E" w14:paraId="280255CF" w14:textId="77777777" w:rsidTr="001D7723">
        <w:trPr>
          <w:trHeight w:val="320"/>
        </w:trPr>
        <w:tc>
          <w:tcPr>
            <w:tcW w:w="2620" w:type="dxa"/>
            <w:tcBorders>
              <w:top w:val="nil"/>
              <w:left w:val="nil"/>
              <w:bottom w:val="nil"/>
              <w:right w:val="nil"/>
            </w:tcBorders>
            <w:shd w:val="clear" w:color="auto" w:fill="auto"/>
            <w:noWrap/>
            <w:vAlign w:val="bottom"/>
            <w:hideMark/>
          </w:tcPr>
          <w:p w14:paraId="2ADB37B4" w14:textId="77777777" w:rsidR="002D2AE7" w:rsidRPr="00F3057E" w:rsidRDefault="002D2AE7" w:rsidP="001D7723">
            <w:pPr>
              <w:rPr>
                <w:color w:val="000000"/>
                <w:sz w:val="20"/>
                <w:szCs w:val="20"/>
              </w:rPr>
            </w:pPr>
            <w:r w:rsidRPr="00F3057E">
              <w:rPr>
                <w:color w:val="000000"/>
                <w:sz w:val="20"/>
                <w:szCs w:val="20"/>
              </w:rPr>
              <w:t>Watering x Tolerance</w:t>
            </w:r>
          </w:p>
        </w:tc>
        <w:tc>
          <w:tcPr>
            <w:tcW w:w="1300" w:type="dxa"/>
            <w:tcBorders>
              <w:top w:val="nil"/>
              <w:left w:val="nil"/>
              <w:bottom w:val="nil"/>
              <w:right w:val="nil"/>
            </w:tcBorders>
            <w:shd w:val="clear" w:color="auto" w:fill="auto"/>
            <w:noWrap/>
            <w:vAlign w:val="bottom"/>
            <w:hideMark/>
          </w:tcPr>
          <w:p w14:paraId="36F4D0E4" w14:textId="77777777" w:rsidR="002D2AE7" w:rsidRPr="00F3057E" w:rsidRDefault="002D2AE7" w:rsidP="001D7723">
            <w:pPr>
              <w:jc w:val="center"/>
              <w:rPr>
                <w:color w:val="000000"/>
                <w:sz w:val="20"/>
                <w:szCs w:val="20"/>
              </w:rPr>
            </w:pPr>
            <w:r w:rsidRPr="00F3057E">
              <w:rPr>
                <w:color w:val="000000"/>
                <w:sz w:val="20"/>
                <w:szCs w:val="20"/>
              </w:rPr>
              <w:t>0.04</w:t>
            </w:r>
          </w:p>
        </w:tc>
        <w:tc>
          <w:tcPr>
            <w:tcW w:w="1300" w:type="dxa"/>
            <w:tcBorders>
              <w:top w:val="nil"/>
              <w:left w:val="nil"/>
              <w:bottom w:val="nil"/>
              <w:right w:val="nil"/>
            </w:tcBorders>
            <w:shd w:val="clear" w:color="auto" w:fill="auto"/>
            <w:noWrap/>
            <w:vAlign w:val="bottom"/>
            <w:hideMark/>
          </w:tcPr>
          <w:p w14:paraId="68FE8A83" w14:textId="77777777" w:rsidR="002D2AE7" w:rsidRPr="00F3057E" w:rsidRDefault="002D2AE7" w:rsidP="001D7723">
            <w:pPr>
              <w:jc w:val="center"/>
              <w:rPr>
                <w:color w:val="000000"/>
                <w:sz w:val="20"/>
                <w:szCs w:val="20"/>
              </w:rPr>
            </w:pPr>
            <w:r w:rsidRPr="00F3057E">
              <w:rPr>
                <w:color w:val="000000"/>
                <w:sz w:val="20"/>
                <w:szCs w:val="20"/>
              </w:rPr>
              <w:t>0.01</w:t>
            </w:r>
          </w:p>
        </w:tc>
        <w:tc>
          <w:tcPr>
            <w:tcW w:w="1300" w:type="dxa"/>
            <w:tcBorders>
              <w:top w:val="nil"/>
              <w:left w:val="nil"/>
              <w:bottom w:val="nil"/>
              <w:right w:val="nil"/>
            </w:tcBorders>
            <w:shd w:val="clear" w:color="auto" w:fill="auto"/>
            <w:noWrap/>
            <w:vAlign w:val="bottom"/>
            <w:hideMark/>
          </w:tcPr>
          <w:p w14:paraId="0814B748" w14:textId="77777777" w:rsidR="002D2AE7" w:rsidRPr="00F3057E" w:rsidRDefault="002D2AE7" w:rsidP="001D7723">
            <w:pPr>
              <w:jc w:val="center"/>
              <w:rPr>
                <w:color w:val="000000"/>
                <w:sz w:val="20"/>
                <w:szCs w:val="20"/>
              </w:rPr>
            </w:pPr>
            <w:r w:rsidRPr="00F3057E">
              <w:rPr>
                <w:color w:val="000000"/>
                <w:sz w:val="20"/>
                <w:szCs w:val="20"/>
              </w:rPr>
              <w:t>2.97</w:t>
            </w:r>
          </w:p>
        </w:tc>
        <w:tc>
          <w:tcPr>
            <w:tcW w:w="236" w:type="dxa"/>
            <w:tcBorders>
              <w:top w:val="nil"/>
              <w:left w:val="nil"/>
              <w:bottom w:val="nil"/>
              <w:right w:val="nil"/>
            </w:tcBorders>
            <w:shd w:val="clear" w:color="auto" w:fill="auto"/>
            <w:noWrap/>
            <w:vAlign w:val="bottom"/>
            <w:hideMark/>
          </w:tcPr>
          <w:p w14:paraId="1DC80A05" w14:textId="77777777" w:rsidR="002D2AE7" w:rsidRPr="00F3057E" w:rsidRDefault="002D2AE7" w:rsidP="001D7723">
            <w:pPr>
              <w:jc w:val="center"/>
              <w:rPr>
                <w:color w:val="000000"/>
                <w:sz w:val="20"/>
                <w:szCs w:val="20"/>
              </w:rPr>
            </w:pPr>
          </w:p>
        </w:tc>
        <w:tc>
          <w:tcPr>
            <w:tcW w:w="782" w:type="dxa"/>
            <w:tcBorders>
              <w:top w:val="nil"/>
              <w:left w:val="nil"/>
              <w:bottom w:val="nil"/>
              <w:right w:val="nil"/>
            </w:tcBorders>
            <w:shd w:val="clear" w:color="auto" w:fill="auto"/>
            <w:noWrap/>
            <w:vAlign w:val="bottom"/>
            <w:hideMark/>
          </w:tcPr>
          <w:p w14:paraId="1E351286" w14:textId="77777777" w:rsidR="002D2AE7" w:rsidRPr="00F3057E" w:rsidRDefault="002D2AE7" w:rsidP="001D7723">
            <w:pPr>
              <w:jc w:val="center"/>
              <w:rPr>
                <w:color w:val="000000"/>
                <w:sz w:val="20"/>
                <w:szCs w:val="20"/>
              </w:rPr>
            </w:pPr>
            <w:r w:rsidRPr="00F3057E">
              <w:rPr>
                <w:color w:val="000000"/>
                <w:sz w:val="20"/>
                <w:szCs w:val="20"/>
              </w:rPr>
              <w:t>0.007</w:t>
            </w:r>
          </w:p>
        </w:tc>
        <w:tc>
          <w:tcPr>
            <w:tcW w:w="516" w:type="dxa"/>
            <w:tcBorders>
              <w:top w:val="nil"/>
              <w:left w:val="nil"/>
              <w:bottom w:val="nil"/>
              <w:right w:val="nil"/>
            </w:tcBorders>
            <w:shd w:val="clear" w:color="auto" w:fill="auto"/>
            <w:noWrap/>
            <w:vAlign w:val="bottom"/>
            <w:hideMark/>
          </w:tcPr>
          <w:p w14:paraId="751454B3" w14:textId="77777777" w:rsidR="002D2AE7" w:rsidRPr="00F3057E" w:rsidRDefault="002D2AE7" w:rsidP="001D7723">
            <w:pPr>
              <w:rPr>
                <w:color w:val="000000"/>
                <w:sz w:val="20"/>
                <w:szCs w:val="20"/>
              </w:rPr>
            </w:pPr>
            <w:r w:rsidRPr="00F3057E">
              <w:rPr>
                <w:color w:val="000000"/>
                <w:sz w:val="20"/>
                <w:szCs w:val="20"/>
              </w:rPr>
              <w:t>**</w:t>
            </w:r>
          </w:p>
        </w:tc>
      </w:tr>
      <w:tr w:rsidR="002D2AE7" w:rsidRPr="00F3057E" w14:paraId="4B87E02F" w14:textId="77777777" w:rsidTr="001D7723">
        <w:trPr>
          <w:trHeight w:val="320"/>
        </w:trPr>
        <w:tc>
          <w:tcPr>
            <w:tcW w:w="2620" w:type="dxa"/>
            <w:tcBorders>
              <w:top w:val="nil"/>
              <w:left w:val="nil"/>
              <w:bottom w:val="nil"/>
              <w:right w:val="nil"/>
            </w:tcBorders>
            <w:shd w:val="clear" w:color="auto" w:fill="auto"/>
            <w:noWrap/>
            <w:vAlign w:val="bottom"/>
            <w:hideMark/>
          </w:tcPr>
          <w:p w14:paraId="7CA2A68F" w14:textId="77777777" w:rsidR="002D2AE7" w:rsidRPr="00F3057E" w:rsidRDefault="002D2AE7" w:rsidP="001D7723">
            <w:pPr>
              <w:rPr>
                <w:color w:val="000000"/>
                <w:sz w:val="20"/>
                <w:szCs w:val="20"/>
              </w:rPr>
            </w:pPr>
            <w:r w:rsidRPr="00F3057E">
              <w:rPr>
                <w:color w:val="000000"/>
                <w:sz w:val="20"/>
                <w:szCs w:val="20"/>
              </w:rPr>
              <w:t>Grass x Tolerance</w:t>
            </w:r>
          </w:p>
        </w:tc>
        <w:tc>
          <w:tcPr>
            <w:tcW w:w="1300" w:type="dxa"/>
            <w:tcBorders>
              <w:top w:val="nil"/>
              <w:left w:val="nil"/>
              <w:bottom w:val="nil"/>
              <w:right w:val="nil"/>
            </w:tcBorders>
            <w:shd w:val="clear" w:color="auto" w:fill="auto"/>
            <w:noWrap/>
            <w:vAlign w:val="bottom"/>
            <w:hideMark/>
          </w:tcPr>
          <w:p w14:paraId="06DCBD47" w14:textId="77777777" w:rsidR="002D2AE7" w:rsidRPr="00F3057E" w:rsidRDefault="002D2AE7" w:rsidP="001D7723">
            <w:pPr>
              <w:jc w:val="center"/>
              <w:rPr>
                <w:color w:val="000000"/>
                <w:sz w:val="20"/>
                <w:szCs w:val="20"/>
              </w:rPr>
            </w:pPr>
            <w:r w:rsidRPr="00F3057E">
              <w:rPr>
                <w:color w:val="000000"/>
                <w:sz w:val="20"/>
                <w:szCs w:val="20"/>
              </w:rPr>
              <w:t>0.12</w:t>
            </w:r>
          </w:p>
        </w:tc>
        <w:tc>
          <w:tcPr>
            <w:tcW w:w="1300" w:type="dxa"/>
            <w:tcBorders>
              <w:top w:val="nil"/>
              <w:left w:val="nil"/>
              <w:bottom w:val="nil"/>
              <w:right w:val="nil"/>
            </w:tcBorders>
            <w:shd w:val="clear" w:color="auto" w:fill="auto"/>
            <w:noWrap/>
            <w:vAlign w:val="bottom"/>
            <w:hideMark/>
          </w:tcPr>
          <w:p w14:paraId="5D56140C" w14:textId="77777777" w:rsidR="002D2AE7" w:rsidRPr="00F3057E" w:rsidRDefault="002D2AE7" w:rsidP="001D7723">
            <w:pPr>
              <w:jc w:val="center"/>
              <w:rPr>
                <w:color w:val="000000"/>
                <w:sz w:val="20"/>
                <w:szCs w:val="20"/>
              </w:rPr>
            </w:pPr>
            <w:r w:rsidRPr="00F3057E">
              <w:rPr>
                <w:color w:val="000000"/>
                <w:sz w:val="20"/>
                <w:szCs w:val="20"/>
              </w:rPr>
              <w:t>0.01</w:t>
            </w:r>
          </w:p>
        </w:tc>
        <w:tc>
          <w:tcPr>
            <w:tcW w:w="1300" w:type="dxa"/>
            <w:tcBorders>
              <w:top w:val="nil"/>
              <w:left w:val="nil"/>
              <w:bottom w:val="nil"/>
              <w:right w:val="nil"/>
            </w:tcBorders>
            <w:shd w:val="clear" w:color="auto" w:fill="auto"/>
            <w:noWrap/>
            <w:vAlign w:val="bottom"/>
            <w:hideMark/>
          </w:tcPr>
          <w:p w14:paraId="4A4C0699" w14:textId="77777777" w:rsidR="002D2AE7" w:rsidRPr="00F3057E" w:rsidRDefault="002D2AE7" w:rsidP="001D7723">
            <w:pPr>
              <w:jc w:val="center"/>
              <w:rPr>
                <w:color w:val="000000"/>
                <w:sz w:val="20"/>
                <w:szCs w:val="20"/>
              </w:rPr>
            </w:pPr>
            <w:r w:rsidRPr="00F3057E">
              <w:rPr>
                <w:color w:val="000000"/>
                <w:sz w:val="20"/>
                <w:szCs w:val="20"/>
              </w:rPr>
              <w:t>8.71</w:t>
            </w:r>
          </w:p>
        </w:tc>
        <w:tc>
          <w:tcPr>
            <w:tcW w:w="236" w:type="dxa"/>
            <w:tcBorders>
              <w:top w:val="nil"/>
              <w:left w:val="nil"/>
              <w:bottom w:val="nil"/>
              <w:right w:val="nil"/>
            </w:tcBorders>
            <w:shd w:val="clear" w:color="auto" w:fill="auto"/>
            <w:noWrap/>
            <w:vAlign w:val="bottom"/>
            <w:hideMark/>
          </w:tcPr>
          <w:p w14:paraId="61A5E72F" w14:textId="77777777" w:rsidR="002D2AE7" w:rsidRPr="00F3057E" w:rsidRDefault="002D2AE7" w:rsidP="001D7723">
            <w:pPr>
              <w:rPr>
                <w:color w:val="000000"/>
              </w:rPr>
            </w:pPr>
            <w:r w:rsidRPr="00F3057E">
              <w:rPr>
                <w:color w:val="000000"/>
              </w:rPr>
              <w:t>&lt;</w:t>
            </w:r>
          </w:p>
        </w:tc>
        <w:tc>
          <w:tcPr>
            <w:tcW w:w="782" w:type="dxa"/>
            <w:tcBorders>
              <w:top w:val="nil"/>
              <w:left w:val="nil"/>
              <w:bottom w:val="nil"/>
              <w:right w:val="nil"/>
            </w:tcBorders>
            <w:shd w:val="clear" w:color="auto" w:fill="auto"/>
            <w:noWrap/>
            <w:vAlign w:val="bottom"/>
            <w:hideMark/>
          </w:tcPr>
          <w:p w14:paraId="34A2DA7B" w14:textId="77777777" w:rsidR="002D2AE7" w:rsidRPr="00F3057E" w:rsidRDefault="002D2AE7" w:rsidP="001D7723">
            <w:pPr>
              <w:jc w:val="center"/>
              <w:rPr>
                <w:color w:val="000000"/>
                <w:sz w:val="20"/>
                <w:szCs w:val="20"/>
              </w:rPr>
            </w:pPr>
            <w:r w:rsidRPr="00F3057E">
              <w:rPr>
                <w:color w:val="000000"/>
                <w:sz w:val="20"/>
                <w:szCs w:val="20"/>
              </w:rPr>
              <w:t>0.001</w:t>
            </w:r>
          </w:p>
        </w:tc>
        <w:tc>
          <w:tcPr>
            <w:tcW w:w="516" w:type="dxa"/>
            <w:tcBorders>
              <w:top w:val="nil"/>
              <w:left w:val="nil"/>
              <w:bottom w:val="nil"/>
              <w:right w:val="nil"/>
            </w:tcBorders>
            <w:shd w:val="clear" w:color="auto" w:fill="auto"/>
            <w:noWrap/>
            <w:vAlign w:val="bottom"/>
            <w:hideMark/>
          </w:tcPr>
          <w:p w14:paraId="66A46371" w14:textId="77777777" w:rsidR="002D2AE7" w:rsidRPr="00F3057E" w:rsidRDefault="002D2AE7" w:rsidP="001D7723">
            <w:pPr>
              <w:rPr>
                <w:color w:val="000000"/>
                <w:sz w:val="20"/>
                <w:szCs w:val="20"/>
              </w:rPr>
            </w:pPr>
            <w:r w:rsidRPr="00F3057E">
              <w:rPr>
                <w:color w:val="000000"/>
                <w:sz w:val="20"/>
                <w:szCs w:val="20"/>
              </w:rPr>
              <w:t>***</w:t>
            </w:r>
          </w:p>
        </w:tc>
      </w:tr>
      <w:tr w:rsidR="002D2AE7" w:rsidRPr="00F3057E" w14:paraId="4EFDB5C1" w14:textId="77777777" w:rsidTr="001D7723">
        <w:trPr>
          <w:trHeight w:val="320"/>
        </w:trPr>
        <w:tc>
          <w:tcPr>
            <w:tcW w:w="2620" w:type="dxa"/>
            <w:tcBorders>
              <w:top w:val="nil"/>
              <w:left w:val="nil"/>
              <w:bottom w:val="nil"/>
              <w:right w:val="nil"/>
            </w:tcBorders>
            <w:shd w:val="clear" w:color="auto" w:fill="auto"/>
            <w:noWrap/>
            <w:vAlign w:val="bottom"/>
            <w:hideMark/>
          </w:tcPr>
          <w:p w14:paraId="36B047C3" w14:textId="77777777" w:rsidR="002D2AE7" w:rsidRPr="00F3057E" w:rsidRDefault="002D2AE7" w:rsidP="001D7723">
            <w:pPr>
              <w:rPr>
                <w:color w:val="000000"/>
                <w:sz w:val="20"/>
                <w:szCs w:val="20"/>
              </w:rPr>
            </w:pPr>
            <w:r w:rsidRPr="00F3057E">
              <w:rPr>
                <w:color w:val="000000"/>
                <w:sz w:val="20"/>
                <w:szCs w:val="20"/>
              </w:rPr>
              <w:t>Drought x Grass x Tolerance</w:t>
            </w:r>
          </w:p>
        </w:tc>
        <w:tc>
          <w:tcPr>
            <w:tcW w:w="1300" w:type="dxa"/>
            <w:tcBorders>
              <w:top w:val="nil"/>
              <w:left w:val="nil"/>
              <w:bottom w:val="nil"/>
              <w:right w:val="nil"/>
            </w:tcBorders>
            <w:shd w:val="clear" w:color="auto" w:fill="auto"/>
            <w:noWrap/>
            <w:vAlign w:val="bottom"/>
            <w:hideMark/>
          </w:tcPr>
          <w:p w14:paraId="23BDD1C4" w14:textId="77777777" w:rsidR="002D2AE7" w:rsidRPr="00F3057E" w:rsidRDefault="002D2AE7" w:rsidP="001D7723">
            <w:pPr>
              <w:jc w:val="center"/>
              <w:rPr>
                <w:color w:val="000000"/>
                <w:sz w:val="20"/>
                <w:szCs w:val="20"/>
              </w:rPr>
            </w:pPr>
            <w:r w:rsidRPr="00F3057E">
              <w:rPr>
                <w:color w:val="000000"/>
                <w:sz w:val="20"/>
                <w:szCs w:val="20"/>
              </w:rPr>
              <w:t>-0.07</w:t>
            </w:r>
          </w:p>
        </w:tc>
        <w:tc>
          <w:tcPr>
            <w:tcW w:w="1300" w:type="dxa"/>
            <w:tcBorders>
              <w:top w:val="nil"/>
              <w:left w:val="nil"/>
              <w:bottom w:val="nil"/>
              <w:right w:val="nil"/>
            </w:tcBorders>
            <w:shd w:val="clear" w:color="auto" w:fill="auto"/>
            <w:noWrap/>
            <w:vAlign w:val="bottom"/>
            <w:hideMark/>
          </w:tcPr>
          <w:p w14:paraId="44252272" w14:textId="77777777" w:rsidR="002D2AE7" w:rsidRPr="00F3057E" w:rsidRDefault="002D2AE7" w:rsidP="001D7723">
            <w:pPr>
              <w:jc w:val="center"/>
              <w:rPr>
                <w:color w:val="000000"/>
                <w:sz w:val="20"/>
                <w:szCs w:val="20"/>
              </w:rPr>
            </w:pPr>
            <w:r w:rsidRPr="00F3057E">
              <w:rPr>
                <w:color w:val="000000"/>
                <w:sz w:val="20"/>
                <w:szCs w:val="20"/>
              </w:rPr>
              <w:t>0.02</w:t>
            </w:r>
          </w:p>
        </w:tc>
        <w:tc>
          <w:tcPr>
            <w:tcW w:w="1300" w:type="dxa"/>
            <w:tcBorders>
              <w:top w:val="nil"/>
              <w:left w:val="nil"/>
              <w:bottom w:val="nil"/>
              <w:right w:val="nil"/>
            </w:tcBorders>
            <w:shd w:val="clear" w:color="auto" w:fill="auto"/>
            <w:noWrap/>
            <w:vAlign w:val="bottom"/>
            <w:hideMark/>
          </w:tcPr>
          <w:p w14:paraId="5FA74BE0" w14:textId="77777777" w:rsidR="002D2AE7" w:rsidRPr="00F3057E" w:rsidRDefault="002D2AE7" w:rsidP="001D7723">
            <w:pPr>
              <w:jc w:val="center"/>
              <w:rPr>
                <w:color w:val="000000"/>
                <w:sz w:val="20"/>
                <w:szCs w:val="20"/>
              </w:rPr>
            </w:pPr>
            <w:r w:rsidRPr="00F3057E">
              <w:rPr>
                <w:color w:val="000000"/>
                <w:sz w:val="20"/>
                <w:szCs w:val="20"/>
              </w:rPr>
              <w:t>-3.67</w:t>
            </w:r>
          </w:p>
        </w:tc>
        <w:tc>
          <w:tcPr>
            <w:tcW w:w="236" w:type="dxa"/>
            <w:tcBorders>
              <w:top w:val="nil"/>
              <w:left w:val="nil"/>
              <w:bottom w:val="nil"/>
              <w:right w:val="nil"/>
            </w:tcBorders>
            <w:shd w:val="clear" w:color="auto" w:fill="auto"/>
            <w:noWrap/>
            <w:vAlign w:val="bottom"/>
            <w:hideMark/>
          </w:tcPr>
          <w:p w14:paraId="3016AFC3" w14:textId="77777777" w:rsidR="002D2AE7" w:rsidRPr="00F3057E" w:rsidRDefault="002D2AE7" w:rsidP="001D7723">
            <w:pPr>
              <w:jc w:val="center"/>
              <w:rPr>
                <w:color w:val="000000"/>
                <w:sz w:val="20"/>
                <w:szCs w:val="20"/>
              </w:rPr>
            </w:pPr>
          </w:p>
        </w:tc>
        <w:tc>
          <w:tcPr>
            <w:tcW w:w="782" w:type="dxa"/>
            <w:tcBorders>
              <w:top w:val="nil"/>
              <w:left w:val="nil"/>
              <w:bottom w:val="nil"/>
              <w:right w:val="nil"/>
            </w:tcBorders>
            <w:shd w:val="clear" w:color="auto" w:fill="auto"/>
            <w:noWrap/>
            <w:vAlign w:val="bottom"/>
            <w:hideMark/>
          </w:tcPr>
          <w:p w14:paraId="71618814" w14:textId="77777777" w:rsidR="002D2AE7" w:rsidRPr="00F3057E" w:rsidRDefault="002D2AE7" w:rsidP="001D7723">
            <w:pPr>
              <w:jc w:val="center"/>
              <w:rPr>
                <w:color w:val="000000"/>
                <w:sz w:val="20"/>
                <w:szCs w:val="20"/>
              </w:rPr>
            </w:pPr>
            <w:r w:rsidRPr="00F3057E">
              <w:rPr>
                <w:color w:val="000000"/>
                <w:sz w:val="20"/>
                <w:szCs w:val="20"/>
              </w:rPr>
              <w:t>0.001</w:t>
            </w:r>
          </w:p>
        </w:tc>
        <w:tc>
          <w:tcPr>
            <w:tcW w:w="516" w:type="dxa"/>
            <w:tcBorders>
              <w:top w:val="nil"/>
              <w:left w:val="nil"/>
              <w:bottom w:val="nil"/>
              <w:right w:val="nil"/>
            </w:tcBorders>
            <w:shd w:val="clear" w:color="auto" w:fill="auto"/>
            <w:noWrap/>
            <w:vAlign w:val="bottom"/>
            <w:hideMark/>
          </w:tcPr>
          <w:p w14:paraId="45AE68F7" w14:textId="77777777" w:rsidR="002D2AE7" w:rsidRPr="00F3057E" w:rsidRDefault="002D2AE7" w:rsidP="001D7723">
            <w:pPr>
              <w:rPr>
                <w:color w:val="000000"/>
                <w:sz w:val="20"/>
                <w:szCs w:val="20"/>
              </w:rPr>
            </w:pPr>
            <w:r w:rsidRPr="00F3057E">
              <w:rPr>
                <w:color w:val="000000"/>
                <w:sz w:val="20"/>
                <w:szCs w:val="20"/>
              </w:rPr>
              <w:t>**</w:t>
            </w:r>
          </w:p>
        </w:tc>
      </w:tr>
      <w:tr w:rsidR="002D2AE7" w:rsidRPr="00F3057E" w14:paraId="2213A660" w14:textId="77777777" w:rsidTr="001D7723">
        <w:trPr>
          <w:trHeight w:val="320"/>
        </w:trPr>
        <w:tc>
          <w:tcPr>
            <w:tcW w:w="2620" w:type="dxa"/>
            <w:tcBorders>
              <w:top w:val="nil"/>
              <w:left w:val="nil"/>
              <w:bottom w:val="single" w:sz="4" w:space="0" w:color="auto"/>
              <w:right w:val="nil"/>
            </w:tcBorders>
            <w:shd w:val="clear" w:color="auto" w:fill="auto"/>
            <w:noWrap/>
            <w:vAlign w:val="bottom"/>
            <w:hideMark/>
          </w:tcPr>
          <w:p w14:paraId="763287C6" w14:textId="77777777" w:rsidR="002D2AE7" w:rsidRPr="00F3057E" w:rsidRDefault="002D2AE7" w:rsidP="001D7723">
            <w:pPr>
              <w:rPr>
                <w:color w:val="000000"/>
                <w:sz w:val="20"/>
                <w:szCs w:val="20"/>
              </w:rPr>
            </w:pPr>
            <w:r w:rsidRPr="00F3057E">
              <w:rPr>
                <w:color w:val="000000"/>
                <w:sz w:val="20"/>
                <w:szCs w:val="20"/>
              </w:rPr>
              <w:t>Watering x Grass x Tolerance</w:t>
            </w:r>
          </w:p>
        </w:tc>
        <w:tc>
          <w:tcPr>
            <w:tcW w:w="1300" w:type="dxa"/>
            <w:tcBorders>
              <w:top w:val="nil"/>
              <w:left w:val="nil"/>
              <w:bottom w:val="single" w:sz="4" w:space="0" w:color="auto"/>
              <w:right w:val="nil"/>
            </w:tcBorders>
            <w:shd w:val="clear" w:color="auto" w:fill="auto"/>
            <w:noWrap/>
            <w:vAlign w:val="bottom"/>
            <w:hideMark/>
          </w:tcPr>
          <w:p w14:paraId="0B8FAEE5" w14:textId="77777777" w:rsidR="002D2AE7" w:rsidRPr="00F3057E" w:rsidRDefault="002D2AE7" w:rsidP="001D7723">
            <w:pPr>
              <w:jc w:val="center"/>
              <w:rPr>
                <w:color w:val="000000"/>
                <w:sz w:val="20"/>
                <w:szCs w:val="20"/>
              </w:rPr>
            </w:pPr>
            <w:r w:rsidRPr="00F3057E">
              <w:rPr>
                <w:color w:val="000000"/>
                <w:sz w:val="20"/>
                <w:szCs w:val="20"/>
              </w:rPr>
              <w:t>-0.04</w:t>
            </w:r>
          </w:p>
        </w:tc>
        <w:tc>
          <w:tcPr>
            <w:tcW w:w="1300" w:type="dxa"/>
            <w:tcBorders>
              <w:top w:val="nil"/>
              <w:left w:val="nil"/>
              <w:bottom w:val="single" w:sz="4" w:space="0" w:color="auto"/>
              <w:right w:val="nil"/>
            </w:tcBorders>
            <w:shd w:val="clear" w:color="auto" w:fill="auto"/>
            <w:noWrap/>
            <w:vAlign w:val="bottom"/>
            <w:hideMark/>
          </w:tcPr>
          <w:p w14:paraId="22353354" w14:textId="77777777" w:rsidR="002D2AE7" w:rsidRPr="00F3057E" w:rsidRDefault="002D2AE7" w:rsidP="001D7723">
            <w:pPr>
              <w:jc w:val="center"/>
              <w:rPr>
                <w:color w:val="000000"/>
                <w:sz w:val="20"/>
                <w:szCs w:val="20"/>
              </w:rPr>
            </w:pPr>
            <w:r w:rsidRPr="00F3057E">
              <w:rPr>
                <w:color w:val="000000"/>
                <w:sz w:val="20"/>
                <w:szCs w:val="20"/>
              </w:rPr>
              <w:t>0.02</w:t>
            </w:r>
          </w:p>
        </w:tc>
        <w:tc>
          <w:tcPr>
            <w:tcW w:w="1300" w:type="dxa"/>
            <w:tcBorders>
              <w:top w:val="nil"/>
              <w:left w:val="nil"/>
              <w:bottom w:val="single" w:sz="4" w:space="0" w:color="auto"/>
              <w:right w:val="nil"/>
            </w:tcBorders>
            <w:shd w:val="clear" w:color="auto" w:fill="auto"/>
            <w:noWrap/>
            <w:vAlign w:val="bottom"/>
            <w:hideMark/>
          </w:tcPr>
          <w:p w14:paraId="6DFED077" w14:textId="77777777" w:rsidR="002D2AE7" w:rsidRPr="00F3057E" w:rsidRDefault="002D2AE7" w:rsidP="001D7723">
            <w:pPr>
              <w:jc w:val="center"/>
              <w:rPr>
                <w:color w:val="000000"/>
                <w:sz w:val="20"/>
                <w:szCs w:val="20"/>
              </w:rPr>
            </w:pPr>
            <w:r w:rsidRPr="00F3057E">
              <w:rPr>
                <w:color w:val="000000"/>
                <w:sz w:val="20"/>
                <w:szCs w:val="20"/>
              </w:rPr>
              <w:t>-2.22</w:t>
            </w:r>
          </w:p>
        </w:tc>
        <w:tc>
          <w:tcPr>
            <w:tcW w:w="236" w:type="dxa"/>
            <w:tcBorders>
              <w:top w:val="nil"/>
              <w:left w:val="nil"/>
              <w:bottom w:val="single" w:sz="4" w:space="0" w:color="auto"/>
              <w:right w:val="nil"/>
            </w:tcBorders>
            <w:shd w:val="clear" w:color="auto" w:fill="auto"/>
            <w:noWrap/>
            <w:vAlign w:val="bottom"/>
            <w:hideMark/>
          </w:tcPr>
          <w:p w14:paraId="639052D9" w14:textId="77777777" w:rsidR="002D2AE7" w:rsidRPr="00F3057E" w:rsidRDefault="002D2AE7" w:rsidP="001D7723">
            <w:pPr>
              <w:rPr>
                <w:color w:val="000000"/>
              </w:rPr>
            </w:pPr>
            <w:r w:rsidRPr="00F3057E">
              <w:rPr>
                <w:color w:val="000000"/>
              </w:rPr>
              <w:t> </w:t>
            </w:r>
          </w:p>
        </w:tc>
        <w:tc>
          <w:tcPr>
            <w:tcW w:w="782" w:type="dxa"/>
            <w:tcBorders>
              <w:top w:val="nil"/>
              <w:left w:val="nil"/>
              <w:bottom w:val="single" w:sz="4" w:space="0" w:color="auto"/>
              <w:right w:val="nil"/>
            </w:tcBorders>
            <w:shd w:val="clear" w:color="auto" w:fill="auto"/>
            <w:noWrap/>
            <w:vAlign w:val="bottom"/>
            <w:hideMark/>
          </w:tcPr>
          <w:p w14:paraId="32C74525" w14:textId="77777777" w:rsidR="002D2AE7" w:rsidRPr="00F3057E" w:rsidRDefault="002D2AE7" w:rsidP="001D7723">
            <w:pPr>
              <w:jc w:val="center"/>
              <w:rPr>
                <w:color w:val="000000"/>
                <w:sz w:val="20"/>
                <w:szCs w:val="20"/>
              </w:rPr>
            </w:pPr>
            <w:r w:rsidRPr="00F3057E">
              <w:rPr>
                <w:color w:val="000000"/>
                <w:sz w:val="20"/>
                <w:szCs w:val="20"/>
              </w:rPr>
              <w:t>0.036</w:t>
            </w:r>
          </w:p>
        </w:tc>
        <w:tc>
          <w:tcPr>
            <w:tcW w:w="516" w:type="dxa"/>
            <w:tcBorders>
              <w:top w:val="nil"/>
              <w:left w:val="nil"/>
              <w:bottom w:val="single" w:sz="4" w:space="0" w:color="auto"/>
              <w:right w:val="nil"/>
            </w:tcBorders>
            <w:shd w:val="clear" w:color="auto" w:fill="auto"/>
            <w:noWrap/>
            <w:vAlign w:val="bottom"/>
            <w:hideMark/>
          </w:tcPr>
          <w:p w14:paraId="21B46F04" w14:textId="77777777" w:rsidR="002D2AE7" w:rsidRPr="00F3057E" w:rsidRDefault="002D2AE7" w:rsidP="001D7723">
            <w:pPr>
              <w:rPr>
                <w:color w:val="000000"/>
                <w:sz w:val="20"/>
                <w:szCs w:val="20"/>
              </w:rPr>
            </w:pPr>
            <w:r w:rsidRPr="00F3057E">
              <w:rPr>
                <w:color w:val="000000"/>
                <w:sz w:val="20"/>
                <w:szCs w:val="20"/>
              </w:rPr>
              <w:t>*</w:t>
            </w:r>
          </w:p>
        </w:tc>
      </w:tr>
      <w:tr w:rsidR="002D2AE7" w:rsidRPr="00F3057E" w14:paraId="06465BB9" w14:textId="77777777" w:rsidTr="001D7723">
        <w:trPr>
          <w:trHeight w:val="320"/>
        </w:trPr>
        <w:tc>
          <w:tcPr>
            <w:tcW w:w="2620" w:type="dxa"/>
            <w:tcBorders>
              <w:top w:val="nil"/>
              <w:left w:val="nil"/>
              <w:bottom w:val="nil"/>
              <w:right w:val="nil"/>
            </w:tcBorders>
            <w:shd w:val="clear" w:color="auto" w:fill="auto"/>
            <w:noWrap/>
            <w:vAlign w:val="bottom"/>
            <w:hideMark/>
          </w:tcPr>
          <w:p w14:paraId="66E27402" w14:textId="77777777" w:rsidR="002D2AE7" w:rsidRPr="00F3057E" w:rsidRDefault="002D2AE7" w:rsidP="001D7723">
            <w:pPr>
              <w:rPr>
                <w:color w:val="000000"/>
                <w:sz w:val="20"/>
                <w:szCs w:val="20"/>
              </w:rPr>
            </w:pPr>
          </w:p>
        </w:tc>
        <w:tc>
          <w:tcPr>
            <w:tcW w:w="1300" w:type="dxa"/>
            <w:tcBorders>
              <w:top w:val="nil"/>
              <w:left w:val="nil"/>
              <w:bottom w:val="nil"/>
              <w:right w:val="nil"/>
            </w:tcBorders>
            <w:shd w:val="clear" w:color="auto" w:fill="auto"/>
            <w:noWrap/>
            <w:vAlign w:val="bottom"/>
            <w:hideMark/>
          </w:tcPr>
          <w:p w14:paraId="18896757" w14:textId="77777777" w:rsidR="002D2AE7" w:rsidRPr="00F3057E" w:rsidRDefault="002D2AE7" w:rsidP="001D7723">
            <w:pPr>
              <w:rPr>
                <w:sz w:val="20"/>
                <w:szCs w:val="20"/>
              </w:rPr>
            </w:pPr>
          </w:p>
        </w:tc>
        <w:tc>
          <w:tcPr>
            <w:tcW w:w="1300" w:type="dxa"/>
            <w:tcBorders>
              <w:top w:val="nil"/>
              <w:left w:val="nil"/>
              <w:bottom w:val="nil"/>
              <w:right w:val="nil"/>
            </w:tcBorders>
            <w:shd w:val="clear" w:color="auto" w:fill="auto"/>
            <w:noWrap/>
            <w:vAlign w:val="bottom"/>
            <w:hideMark/>
          </w:tcPr>
          <w:p w14:paraId="6A4E3CAF" w14:textId="77777777" w:rsidR="002D2AE7" w:rsidRPr="00F3057E" w:rsidRDefault="002D2AE7" w:rsidP="001D7723">
            <w:pPr>
              <w:rPr>
                <w:sz w:val="20"/>
                <w:szCs w:val="20"/>
              </w:rPr>
            </w:pPr>
          </w:p>
        </w:tc>
        <w:tc>
          <w:tcPr>
            <w:tcW w:w="1300" w:type="dxa"/>
            <w:tcBorders>
              <w:top w:val="nil"/>
              <w:left w:val="nil"/>
              <w:bottom w:val="nil"/>
              <w:right w:val="nil"/>
            </w:tcBorders>
            <w:shd w:val="clear" w:color="auto" w:fill="auto"/>
            <w:noWrap/>
            <w:vAlign w:val="bottom"/>
            <w:hideMark/>
          </w:tcPr>
          <w:p w14:paraId="567AFBBC" w14:textId="77777777" w:rsidR="002D2AE7" w:rsidRPr="00F3057E" w:rsidRDefault="002D2AE7" w:rsidP="001D7723">
            <w:pPr>
              <w:rPr>
                <w:sz w:val="20"/>
                <w:szCs w:val="20"/>
              </w:rPr>
            </w:pPr>
          </w:p>
        </w:tc>
        <w:tc>
          <w:tcPr>
            <w:tcW w:w="236" w:type="dxa"/>
            <w:tcBorders>
              <w:top w:val="nil"/>
              <w:left w:val="nil"/>
              <w:bottom w:val="nil"/>
              <w:right w:val="nil"/>
            </w:tcBorders>
            <w:shd w:val="clear" w:color="auto" w:fill="auto"/>
            <w:noWrap/>
            <w:vAlign w:val="bottom"/>
            <w:hideMark/>
          </w:tcPr>
          <w:p w14:paraId="4718464B" w14:textId="77777777" w:rsidR="002D2AE7" w:rsidRPr="00F3057E" w:rsidRDefault="002D2AE7" w:rsidP="001D7723">
            <w:pPr>
              <w:rPr>
                <w:sz w:val="20"/>
                <w:szCs w:val="20"/>
              </w:rPr>
            </w:pPr>
          </w:p>
        </w:tc>
        <w:tc>
          <w:tcPr>
            <w:tcW w:w="782" w:type="dxa"/>
            <w:tcBorders>
              <w:top w:val="nil"/>
              <w:left w:val="nil"/>
              <w:bottom w:val="nil"/>
              <w:right w:val="nil"/>
            </w:tcBorders>
            <w:shd w:val="clear" w:color="auto" w:fill="auto"/>
            <w:noWrap/>
            <w:vAlign w:val="bottom"/>
            <w:hideMark/>
          </w:tcPr>
          <w:p w14:paraId="094D93C6" w14:textId="77777777" w:rsidR="002D2AE7" w:rsidRPr="00F3057E" w:rsidRDefault="002D2AE7" w:rsidP="001D7723">
            <w:pPr>
              <w:rPr>
                <w:sz w:val="20"/>
                <w:szCs w:val="20"/>
              </w:rPr>
            </w:pPr>
          </w:p>
        </w:tc>
        <w:tc>
          <w:tcPr>
            <w:tcW w:w="516" w:type="dxa"/>
            <w:tcBorders>
              <w:top w:val="nil"/>
              <w:left w:val="nil"/>
              <w:bottom w:val="nil"/>
              <w:right w:val="nil"/>
            </w:tcBorders>
            <w:shd w:val="clear" w:color="auto" w:fill="auto"/>
            <w:noWrap/>
            <w:vAlign w:val="bottom"/>
            <w:hideMark/>
          </w:tcPr>
          <w:p w14:paraId="002AD552" w14:textId="77777777" w:rsidR="002D2AE7" w:rsidRPr="00F3057E" w:rsidRDefault="002D2AE7" w:rsidP="001D7723">
            <w:pPr>
              <w:rPr>
                <w:sz w:val="20"/>
                <w:szCs w:val="20"/>
              </w:rPr>
            </w:pPr>
          </w:p>
        </w:tc>
      </w:tr>
    </w:tbl>
    <w:p w14:paraId="4E9EBD34" w14:textId="77777777" w:rsidR="002D2AE7" w:rsidRDefault="002D2AE7">
      <w:pPr>
        <w:rPr>
          <w:b/>
        </w:rPr>
      </w:pPr>
      <w:r>
        <w:rPr>
          <w:b/>
        </w:rPr>
        <w:br w:type="page"/>
      </w:r>
    </w:p>
    <w:p w14:paraId="50B499B2" w14:textId="2350CEF0" w:rsidR="00F3057E" w:rsidRDefault="00F3057E" w:rsidP="00F3057E">
      <w:pPr>
        <w:spacing w:line="480" w:lineRule="auto"/>
        <w:rPr>
          <w:b/>
        </w:rPr>
      </w:pPr>
      <w:r>
        <w:rPr>
          <w:b/>
        </w:rPr>
        <w:lastRenderedPageBreak/>
        <w:t xml:space="preserve">Table </w:t>
      </w:r>
      <w:r w:rsidR="002D2AE7">
        <w:rPr>
          <w:b/>
        </w:rPr>
        <w:t>3</w:t>
      </w:r>
      <w:r>
        <w:rPr>
          <w:b/>
        </w:rPr>
        <w:t>.</w:t>
      </w:r>
      <w:r w:rsidR="00A64189">
        <w:rPr>
          <w:b/>
        </w:rPr>
        <w:t xml:space="preserve"> </w:t>
      </w:r>
      <w:r w:rsidR="00A64189">
        <w:t>Model r</w:t>
      </w:r>
      <w:r w:rsidR="00A64189" w:rsidRPr="008A1B85">
        <w:t>esults f</w:t>
      </w:r>
      <w:r w:rsidR="00A64189">
        <w:t>or treatment effects on</w:t>
      </w:r>
      <w:r w:rsidR="00A64189">
        <w:rPr>
          <w:b/>
        </w:rPr>
        <w:t xml:space="preserve"> </w:t>
      </w:r>
      <w:r w:rsidR="00A64189">
        <w:t xml:space="preserve">(a) mortality and (b) </w:t>
      </w:r>
      <w:ins w:id="144" w:author="Marina LaForgia" w:date="2019-01-26T08:21:00Z">
        <w:r w:rsidR="00372503">
          <w:t>seed set</w:t>
        </w:r>
      </w:ins>
      <w:del w:id="145" w:author="Marina LaForgia" w:date="2019-01-26T08:21:00Z">
        <w:r w:rsidR="00A64189" w:rsidDel="00372503">
          <w:delText>fecundity</w:delText>
        </w:r>
      </w:del>
      <w:r w:rsidR="00A64189">
        <w:t xml:space="preserve"> for each species.</w:t>
      </w:r>
    </w:p>
    <w:tbl>
      <w:tblPr>
        <w:tblW w:w="7612" w:type="dxa"/>
        <w:tblLook w:val="04A0" w:firstRow="1" w:lastRow="0" w:firstColumn="1" w:lastColumn="0" w:noHBand="0" w:noVBand="1"/>
      </w:tblPr>
      <w:tblGrid>
        <w:gridCol w:w="2620"/>
        <w:gridCol w:w="1300"/>
        <w:gridCol w:w="1300"/>
        <w:gridCol w:w="1300"/>
        <w:gridCol w:w="329"/>
        <w:gridCol w:w="666"/>
        <w:gridCol w:w="575"/>
      </w:tblGrid>
      <w:tr w:rsidR="00F3057E" w:rsidRPr="00F3057E" w14:paraId="290B1272" w14:textId="77777777" w:rsidTr="00F3057E">
        <w:trPr>
          <w:trHeight w:val="340"/>
        </w:trPr>
        <w:tc>
          <w:tcPr>
            <w:tcW w:w="2620" w:type="dxa"/>
            <w:tcBorders>
              <w:top w:val="nil"/>
              <w:left w:val="nil"/>
              <w:bottom w:val="nil"/>
              <w:right w:val="nil"/>
            </w:tcBorders>
            <w:shd w:val="clear" w:color="auto" w:fill="auto"/>
            <w:noWrap/>
            <w:vAlign w:val="bottom"/>
            <w:hideMark/>
          </w:tcPr>
          <w:p w14:paraId="3B791463" w14:textId="575FECCB" w:rsidR="00F3057E" w:rsidRPr="00F3057E" w:rsidRDefault="00F3057E" w:rsidP="00F3057E">
            <w:pPr>
              <w:rPr>
                <w:color w:val="000000"/>
                <w:sz w:val="20"/>
                <w:szCs w:val="20"/>
              </w:rPr>
            </w:pPr>
            <w:r w:rsidRPr="00F3057E">
              <w:rPr>
                <w:color w:val="000000"/>
                <w:sz w:val="20"/>
                <w:szCs w:val="20"/>
              </w:rPr>
              <w:t>(a) Mortality</w:t>
            </w:r>
          </w:p>
        </w:tc>
        <w:tc>
          <w:tcPr>
            <w:tcW w:w="1300" w:type="dxa"/>
            <w:tcBorders>
              <w:top w:val="nil"/>
              <w:left w:val="nil"/>
              <w:bottom w:val="nil"/>
              <w:right w:val="nil"/>
            </w:tcBorders>
            <w:shd w:val="clear" w:color="auto" w:fill="auto"/>
            <w:noWrap/>
            <w:vAlign w:val="bottom"/>
            <w:hideMark/>
          </w:tcPr>
          <w:p w14:paraId="2F0FE1D3" w14:textId="77777777" w:rsidR="00F3057E" w:rsidRPr="00F3057E" w:rsidRDefault="00F3057E" w:rsidP="00F3057E">
            <w:pPr>
              <w:rPr>
                <w:color w:val="000000"/>
                <w:sz w:val="20"/>
                <w:szCs w:val="20"/>
              </w:rPr>
            </w:pPr>
          </w:p>
        </w:tc>
        <w:tc>
          <w:tcPr>
            <w:tcW w:w="1300" w:type="dxa"/>
            <w:tcBorders>
              <w:top w:val="nil"/>
              <w:left w:val="nil"/>
              <w:bottom w:val="nil"/>
              <w:right w:val="nil"/>
            </w:tcBorders>
            <w:shd w:val="clear" w:color="auto" w:fill="auto"/>
            <w:noWrap/>
            <w:vAlign w:val="bottom"/>
            <w:hideMark/>
          </w:tcPr>
          <w:p w14:paraId="0F57168D" w14:textId="77777777" w:rsidR="00F3057E" w:rsidRPr="00F3057E" w:rsidRDefault="00F3057E" w:rsidP="00F3057E">
            <w:pPr>
              <w:rPr>
                <w:sz w:val="20"/>
                <w:szCs w:val="20"/>
              </w:rPr>
            </w:pPr>
          </w:p>
        </w:tc>
        <w:tc>
          <w:tcPr>
            <w:tcW w:w="1300" w:type="dxa"/>
            <w:tcBorders>
              <w:top w:val="nil"/>
              <w:left w:val="nil"/>
              <w:bottom w:val="nil"/>
              <w:right w:val="nil"/>
            </w:tcBorders>
            <w:shd w:val="clear" w:color="auto" w:fill="auto"/>
            <w:noWrap/>
            <w:vAlign w:val="bottom"/>
            <w:hideMark/>
          </w:tcPr>
          <w:p w14:paraId="1B08C9DC" w14:textId="77777777" w:rsidR="00F3057E" w:rsidRPr="00F3057E" w:rsidRDefault="00F3057E" w:rsidP="00F3057E">
            <w:pPr>
              <w:rPr>
                <w:sz w:val="20"/>
                <w:szCs w:val="20"/>
              </w:rPr>
            </w:pPr>
          </w:p>
        </w:tc>
        <w:tc>
          <w:tcPr>
            <w:tcW w:w="143" w:type="dxa"/>
            <w:tcBorders>
              <w:top w:val="nil"/>
              <w:left w:val="nil"/>
              <w:bottom w:val="nil"/>
              <w:right w:val="nil"/>
            </w:tcBorders>
            <w:shd w:val="clear" w:color="auto" w:fill="auto"/>
            <w:noWrap/>
            <w:vAlign w:val="bottom"/>
            <w:hideMark/>
          </w:tcPr>
          <w:p w14:paraId="3B34BDF6" w14:textId="77777777" w:rsidR="00F3057E" w:rsidRPr="00F3057E" w:rsidRDefault="00F3057E" w:rsidP="00F3057E">
            <w:pPr>
              <w:rPr>
                <w:sz w:val="20"/>
                <w:szCs w:val="20"/>
              </w:rPr>
            </w:pPr>
          </w:p>
        </w:tc>
        <w:tc>
          <w:tcPr>
            <w:tcW w:w="560" w:type="dxa"/>
            <w:tcBorders>
              <w:top w:val="nil"/>
              <w:left w:val="nil"/>
              <w:bottom w:val="nil"/>
              <w:right w:val="nil"/>
            </w:tcBorders>
            <w:shd w:val="clear" w:color="auto" w:fill="auto"/>
            <w:noWrap/>
            <w:vAlign w:val="bottom"/>
            <w:hideMark/>
          </w:tcPr>
          <w:p w14:paraId="71685351" w14:textId="77777777" w:rsidR="00F3057E" w:rsidRPr="00F3057E" w:rsidRDefault="00F3057E" w:rsidP="00F3057E">
            <w:pPr>
              <w:rPr>
                <w:sz w:val="20"/>
                <w:szCs w:val="20"/>
              </w:rPr>
            </w:pPr>
          </w:p>
        </w:tc>
        <w:tc>
          <w:tcPr>
            <w:tcW w:w="389" w:type="dxa"/>
            <w:tcBorders>
              <w:top w:val="nil"/>
              <w:left w:val="nil"/>
              <w:bottom w:val="nil"/>
              <w:right w:val="nil"/>
            </w:tcBorders>
            <w:shd w:val="clear" w:color="auto" w:fill="auto"/>
            <w:noWrap/>
            <w:vAlign w:val="bottom"/>
            <w:hideMark/>
          </w:tcPr>
          <w:p w14:paraId="4A51392B" w14:textId="77777777" w:rsidR="00F3057E" w:rsidRPr="00F3057E" w:rsidRDefault="00F3057E" w:rsidP="00F3057E">
            <w:pPr>
              <w:rPr>
                <w:sz w:val="20"/>
                <w:szCs w:val="20"/>
              </w:rPr>
            </w:pPr>
          </w:p>
        </w:tc>
      </w:tr>
      <w:tr w:rsidR="00F3057E" w:rsidRPr="00F3057E" w14:paraId="470818D7" w14:textId="77777777" w:rsidTr="00F3057E">
        <w:trPr>
          <w:trHeight w:val="340"/>
        </w:trPr>
        <w:tc>
          <w:tcPr>
            <w:tcW w:w="2620" w:type="dxa"/>
            <w:tcBorders>
              <w:top w:val="nil"/>
              <w:left w:val="nil"/>
              <w:bottom w:val="single" w:sz="4" w:space="0" w:color="auto"/>
              <w:right w:val="nil"/>
            </w:tcBorders>
            <w:shd w:val="clear" w:color="auto" w:fill="auto"/>
            <w:noWrap/>
            <w:vAlign w:val="bottom"/>
            <w:hideMark/>
          </w:tcPr>
          <w:p w14:paraId="28CF6181" w14:textId="77777777" w:rsidR="00F3057E" w:rsidRPr="00F3057E" w:rsidRDefault="00F3057E" w:rsidP="00F3057E">
            <w:pPr>
              <w:jc w:val="center"/>
              <w:rPr>
                <w:color w:val="000000"/>
                <w:sz w:val="20"/>
                <w:szCs w:val="20"/>
              </w:rPr>
            </w:pPr>
            <w:r w:rsidRPr="00F3057E">
              <w:rPr>
                <w:color w:val="000000"/>
                <w:sz w:val="20"/>
                <w:szCs w:val="20"/>
              </w:rPr>
              <w:t> </w:t>
            </w:r>
          </w:p>
        </w:tc>
        <w:tc>
          <w:tcPr>
            <w:tcW w:w="1300" w:type="dxa"/>
            <w:tcBorders>
              <w:top w:val="double" w:sz="6" w:space="0" w:color="auto"/>
              <w:left w:val="nil"/>
              <w:bottom w:val="single" w:sz="4" w:space="0" w:color="auto"/>
              <w:right w:val="nil"/>
            </w:tcBorders>
            <w:shd w:val="clear" w:color="auto" w:fill="auto"/>
            <w:noWrap/>
            <w:vAlign w:val="bottom"/>
            <w:hideMark/>
          </w:tcPr>
          <w:p w14:paraId="36DC4D48" w14:textId="77777777" w:rsidR="00F3057E" w:rsidRPr="00F3057E" w:rsidRDefault="00F3057E" w:rsidP="00F3057E">
            <w:pPr>
              <w:jc w:val="center"/>
              <w:rPr>
                <w:color w:val="000000"/>
                <w:sz w:val="20"/>
                <w:szCs w:val="20"/>
              </w:rPr>
            </w:pPr>
            <w:r w:rsidRPr="00F3057E">
              <w:rPr>
                <w:color w:val="000000"/>
                <w:sz w:val="20"/>
                <w:szCs w:val="20"/>
              </w:rPr>
              <w:t>Estimate</w:t>
            </w:r>
          </w:p>
        </w:tc>
        <w:tc>
          <w:tcPr>
            <w:tcW w:w="1300" w:type="dxa"/>
            <w:tcBorders>
              <w:top w:val="double" w:sz="6" w:space="0" w:color="auto"/>
              <w:left w:val="nil"/>
              <w:bottom w:val="single" w:sz="4" w:space="0" w:color="auto"/>
              <w:right w:val="nil"/>
            </w:tcBorders>
            <w:shd w:val="clear" w:color="auto" w:fill="auto"/>
            <w:noWrap/>
            <w:vAlign w:val="bottom"/>
            <w:hideMark/>
          </w:tcPr>
          <w:p w14:paraId="3C8D9E92" w14:textId="77777777" w:rsidR="00F3057E" w:rsidRPr="00F3057E" w:rsidRDefault="00F3057E" w:rsidP="00F3057E">
            <w:pPr>
              <w:jc w:val="center"/>
              <w:rPr>
                <w:color w:val="000000"/>
                <w:sz w:val="20"/>
                <w:szCs w:val="20"/>
              </w:rPr>
            </w:pPr>
            <w:r w:rsidRPr="00F3057E">
              <w:rPr>
                <w:color w:val="000000"/>
                <w:sz w:val="20"/>
                <w:szCs w:val="20"/>
              </w:rPr>
              <w:t>Std. Error</w:t>
            </w:r>
          </w:p>
        </w:tc>
        <w:tc>
          <w:tcPr>
            <w:tcW w:w="1300" w:type="dxa"/>
            <w:tcBorders>
              <w:top w:val="double" w:sz="6" w:space="0" w:color="auto"/>
              <w:left w:val="nil"/>
              <w:bottom w:val="single" w:sz="4" w:space="0" w:color="auto"/>
              <w:right w:val="nil"/>
            </w:tcBorders>
            <w:shd w:val="clear" w:color="auto" w:fill="auto"/>
            <w:noWrap/>
            <w:vAlign w:val="bottom"/>
            <w:hideMark/>
          </w:tcPr>
          <w:p w14:paraId="20091198" w14:textId="77777777" w:rsidR="00F3057E" w:rsidRPr="00F3057E" w:rsidRDefault="00F3057E" w:rsidP="00F3057E">
            <w:pPr>
              <w:jc w:val="center"/>
              <w:rPr>
                <w:color w:val="000000"/>
                <w:sz w:val="20"/>
                <w:szCs w:val="20"/>
              </w:rPr>
            </w:pPr>
            <w:r w:rsidRPr="00F3057E">
              <w:rPr>
                <w:color w:val="000000"/>
                <w:sz w:val="20"/>
                <w:szCs w:val="20"/>
              </w:rPr>
              <w:t>z value</w:t>
            </w:r>
          </w:p>
        </w:tc>
        <w:tc>
          <w:tcPr>
            <w:tcW w:w="1092" w:type="dxa"/>
            <w:gridSpan w:val="3"/>
            <w:tcBorders>
              <w:top w:val="double" w:sz="6" w:space="0" w:color="auto"/>
              <w:left w:val="nil"/>
              <w:bottom w:val="single" w:sz="4" w:space="0" w:color="auto"/>
              <w:right w:val="nil"/>
            </w:tcBorders>
            <w:shd w:val="clear" w:color="auto" w:fill="auto"/>
            <w:noWrap/>
            <w:vAlign w:val="bottom"/>
            <w:hideMark/>
          </w:tcPr>
          <w:p w14:paraId="16F4C3CC" w14:textId="77777777" w:rsidR="00F3057E" w:rsidRPr="00F3057E" w:rsidRDefault="00F3057E" w:rsidP="00F3057E">
            <w:pPr>
              <w:jc w:val="center"/>
              <w:rPr>
                <w:color w:val="000000"/>
                <w:sz w:val="20"/>
                <w:szCs w:val="20"/>
              </w:rPr>
            </w:pPr>
            <w:r w:rsidRPr="00F3057E">
              <w:rPr>
                <w:color w:val="000000"/>
                <w:sz w:val="20"/>
                <w:szCs w:val="20"/>
              </w:rPr>
              <w:t>p-value</w:t>
            </w:r>
          </w:p>
        </w:tc>
      </w:tr>
      <w:tr w:rsidR="00F3057E" w:rsidRPr="00F3057E" w14:paraId="7AF147DA" w14:textId="77777777" w:rsidTr="00F3057E">
        <w:trPr>
          <w:trHeight w:val="320"/>
        </w:trPr>
        <w:tc>
          <w:tcPr>
            <w:tcW w:w="2620" w:type="dxa"/>
            <w:tcBorders>
              <w:top w:val="nil"/>
              <w:left w:val="nil"/>
              <w:bottom w:val="nil"/>
              <w:right w:val="nil"/>
            </w:tcBorders>
            <w:shd w:val="clear" w:color="auto" w:fill="auto"/>
            <w:noWrap/>
            <w:vAlign w:val="bottom"/>
            <w:hideMark/>
          </w:tcPr>
          <w:p w14:paraId="1CADBEA2" w14:textId="77777777" w:rsidR="00F3057E" w:rsidRPr="00F3057E" w:rsidRDefault="00F3057E" w:rsidP="00F3057E">
            <w:pPr>
              <w:rPr>
                <w:color w:val="000000"/>
                <w:sz w:val="20"/>
                <w:szCs w:val="20"/>
              </w:rPr>
            </w:pPr>
            <w:r w:rsidRPr="00F3057E">
              <w:rPr>
                <w:color w:val="000000"/>
                <w:sz w:val="20"/>
                <w:szCs w:val="20"/>
              </w:rPr>
              <w:t>(Intercept)</w:t>
            </w:r>
          </w:p>
        </w:tc>
        <w:tc>
          <w:tcPr>
            <w:tcW w:w="1300" w:type="dxa"/>
            <w:tcBorders>
              <w:top w:val="nil"/>
              <w:left w:val="nil"/>
              <w:bottom w:val="nil"/>
              <w:right w:val="nil"/>
            </w:tcBorders>
            <w:shd w:val="clear" w:color="auto" w:fill="auto"/>
            <w:noWrap/>
            <w:vAlign w:val="bottom"/>
            <w:hideMark/>
          </w:tcPr>
          <w:p w14:paraId="50770E1D" w14:textId="77777777" w:rsidR="00F3057E" w:rsidRPr="00F3057E" w:rsidRDefault="00F3057E" w:rsidP="00F3057E">
            <w:pPr>
              <w:jc w:val="center"/>
              <w:rPr>
                <w:color w:val="000000"/>
                <w:sz w:val="20"/>
                <w:szCs w:val="20"/>
              </w:rPr>
            </w:pPr>
            <w:r w:rsidRPr="00F3057E">
              <w:rPr>
                <w:color w:val="000000"/>
                <w:sz w:val="20"/>
                <w:szCs w:val="20"/>
              </w:rPr>
              <w:t>-1.02</w:t>
            </w:r>
          </w:p>
        </w:tc>
        <w:tc>
          <w:tcPr>
            <w:tcW w:w="1300" w:type="dxa"/>
            <w:tcBorders>
              <w:top w:val="nil"/>
              <w:left w:val="nil"/>
              <w:bottom w:val="nil"/>
              <w:right w:val="nil"/>
            </w:tcBorders>
            <w:shd w:val="clear" w:color="auto" w:fill="auto"/>
            <w:noWrap/>
            <w:vAlign w:val="bottom"/>
            <w:hideMark/>
          </w:tcPr>
          <w:p w14:paraId="02655065" w14:textId="77777777" w:rsidR="00F3057E" w:rsidRPr="00F3057E" w:rsidRDefault="00F3057E" w:rsidP="00F3057E">
            <w:pPr>
              <w:jc w:val="center"/>
              <w:rPr>
                <w:color w:val="000000"/>
                <w:sz w:val="20"/>
                <w:szCs w:val="20"/>
              </w:rPr>
            </w:pPr>
            <w:r w:rsidRPr="00F3057E">
              <w:rPr>
                <w:color w:val="000000"/>
                <w:sz w:val="20"/>
                <w:szCs w:val="20"/>
              </w:rPr>
              <w:t>0.13</w:t>
            </w:r>
          </w:p>
        </w:tc>
        <w:tc>
          <w:tcPr>
            <w:tcW w:w="1300" w:type="dxa"/>
            <w:tcBorders>
              <w:top w:val="nil"/>
              <w:left w:val="nil"/>
              <w:bottom w:val="nil"/>
              <w:right w:val="nil"/>
            </w:tcBorders>
            <w:shd w:val="clear" w:color="auto" w:fill="auto"/>
            <w:noWrap/>
            <w:vAlign w:val="bottom"/>
            <w:hideMark/>
          </w:tcPr>
          <w:p w14:paraId="03C9EEB7" w14:textId="77777777" w:rsidR="00F3057E" w:rsidRPr="00F3057E" w:rsidRDefault="00F3057E" w:rsidP="00F3057E">
            <w:pPr>
              <w:jc w:val="center"/>
              <w:rPr>
                <w:color w:val="000000"/>
                <w:sz w:val="20"/>
                <w:szCs w:val="20"/>
              </w:rPr>
            </w:pPr>
            <w:r w:rsidRPr="00F3057E">
              <w:rPr>
                <w:color w:val="000000"/>
                <w:sz w:val="20"/>
                <w:szCs w:val="20"/>
              </w:rPr>
              <w:t>-8.17</w:t>
            </w:r>
          </w:p>
        </w:tc>
        <w:tc>
          <w:tcPr>
            <w:tcW w:w="143" w:type="dxa"/>
            <w:tcBorders>
              <w:top w:val="nil"/>
              <w:left w:val="nil"/>
              <w:bottom w:val="nil"/>
              <w:right w:val="nil"/>
            </w:tcBorders>
            <w:shd w:val="clear" w:color="auto" w:fill="auto"/>
            <w:noWrap/>
            <w:vAlign w:val="bottom"/>
            <w:hideMark/>
          </w:tcPr>
          <w:p w14:paraId="74D7828D" w14:textId="77777777" w:rsidR="00F3057E" w:rsidRPr="00F3057E" w:rsidRDefault="00F3057E" w:rsidP="00F3057E">
            <w:pPr>
              <w:jc w:val="center"/>
              <w:rPr>
                <w:color w:val="000000"/>
                <w:sz w:val="20"/>
                <w:szCs w:val="20"/>
              </w:rPr>
            </w:pPr>
            <w:r w:rsidRPr="00F3057E">
              <w:rPr>
                <w:color w:val="000000"/>
                <w:sz w:val="20"/>
                <w:szCs w:val="20"/>
              </w:rPr>
              <w:t>&lt;</w:t>
            </w:r>
          </w:p>
        </w:tc>
        <w:tc>
          <w:tcPr>
            <w:tcW w:w="560" w:type="dxa"/>
            <w:tcBorders>
              <w:top w:val="nil"/>
              <w:left w:val="nil"/>
              <w:bottom w:val="nil"/>
              <w:right w:val="nil"/>
            </w:tcBorders>
            <w:shd w:val="clear" w:color="auto" w:fill="auto"/>
            <w:noWrap/>
            <w:vAlign w:val="bottom"/>
            <w:hideMark/>
          </w:tcPr>
          <w:p w14:paraId="0AB8422B" w14:textId="77777777" w:rsidR="00F3057E" w:rsidRPr="00F3057E" w:rsidRDefault="00F3057E" w:rsidP="00F3057E">
            <w:pPr>
              <w:jc w:val="center"/>
              <w:rPr>
                <w:color w:val="000000"/>
                <w:sz w:val="20"/>
                <w:szCs w:val="20"/>
              </w:rPr>
            </w:pPr>
            <w:r w:rsidRPr="00F3057E">
              <w:rPr>
                <w:color w:val="000000"/>
                <w:sz w:val="20"/>
                <w:szCs w:val="20"/>
              </w:rPr>
              <w:t>0.001</w:t>
            </w:r>
          </w:p>
        </w:tc>
        <w:tc>
          <w:tcPr>
            <w:tcW w:w="389" w:type="dxa"/>
            <w:tcBorders>
              <w:top w:val="nil"/>
              <w:left w:val="nil"/>
              <w:bottom w:val="nil"/>
              <w:right w:val="nil"/>
            </w:tcBorders>
            <w:shd w:val="clear" w:color="auto" w:fill="auto"/>
            <w:noWrap/>
            <w:vAlign w:val="bottom"/>
            <w:hideMark/>
          </w:tcPr>
          <w:p w14:paraId="59CF25FD" w14:textId="77777777" w:rsidR="00F3057E" w:rsidRPr="00F3057E" w:rsidRDefault="00F3057E" w:rsidP="00F3057E">
            <w:pPr>
              <w:rPr>
                <w:color w:val="000000"/>
                <w:sz w:val="20"/>
                <w:szCs w:val="20"/>
              </w:rPr>
            </w:pPr>
            <w:r w:rsidRPr="00F3057E">
              <w:rPr>
                <w:color w:val="000000"/>
                <w:sz w:val="20"/>
                <w:szCs w:val="20"/>
              </w:rPr>
              <w:t>***</w:t>
            </w:r>
          </w:p>
        </w:tc>
      </w:tr>
      <w:tr w:rsidR="00F3057E" w:rsidRPr="00F3057E" w14:paraId="1DE8E7FB" w14:textId="77777777" w:rsidTr="00F3057E">
        <w:trPr>
          <w:trHeight w:val="320"/>
        </w:trPr>
        <w:tc>
          <w:tcPr>
            <w:tcW w:w="2620" w:type="dxa"/>
            <w:tcBorders>
              <w:top w:val="nil"/>
              <w:left w:val="nil"/>
              <w:bottom w:val="nil"/>
              <w:right w:val="nil"/>
            </w:tcBorders>
            <w:shd w:val="clear" w:color="auto" w:fill="auto"/>
            <w:noWrap/>
            <w:vAlign w:val="bottom"/>
            <w:hideMark/>
          </w:tcPr>
          <w:p w14:paraId="155E7A72" w14:textId="77777777" w:rsidR="00F3057E" w:rsidRPr="00F3057E" w:rsidRDefault="00F3057E" w:rsidP="00F3057E">
            <w:pPr>
              <w:rPr>
                <w:color w:val="000000"/>
                <w:sz w:val="20"/>
                <w:szCs w:val="20"/>
              </w:rPr>
            </w:pPr>
            <w:r w:rsidRPr="00F3057E">
              <w:rPr>
                <w:color w:val="000000"/>
                <w:sz w:val="20"/>
                <w:szCs w:val="20"/>
              </w:rPr>
              <w:t>Drought</w:t>
            </w:r>
          </w:p>
        </w:tc>
        <w:tc>
          <w:tcPr>
            <w:tcW w:w="1300" w:type="dxa"/>
            <w:tcBorders>
              <w:top w:val="nil"/>
              <w:left w:val="nil"/>
              <w:bottom w:val="nil"/>
              <w:right w:val="nil"/>
            </w:tcBorders>
            <w:shd w:val="clear" w:color="auto" w:fill="auto"/>
            <w:noWrap/>
            <w:vAlign w:val="bottom"/>
            <w:hideMark/>
          </w:tcPr>
          <w:p w14:paraId="648C31D1" w14:textId="77777777" w:rsidR="00F3057E" w:rsidRPr="00F3057E" w:rsidRDefault="00F3057E" w:rsidP="00F3057E">
            <w:pPr>
              <w:jc w:val="center"/>
              <w:rPr>
                <w:color w:val="000000"/>
                <w:sz w:val="20"/>
                <w:szCs w:val="20"/>
              </w:rPr>
            </w:pPr>
            <w:r w:rsidRPr="00F3057E">
              <w:rPr>
                <w:color w:val="000000"/>
                <w:sz w:val="20"/>
                <w:szCs w:val="20"/>
              </w:rPr>
              <w:t>0.27</w:t>
            </w:r>
          </w:p>
        </w:tc>
        <w:tc>
          <w:tcPr>
            <w:tcW w:w="1300" w:type="dxa"/>
            <w:tcBorders>
              <w:top w:val="nil"/>
              <w:left w:val="nil"/>
              <w:bottom w:val="nil"/>
              <w:right w:val="nil"/>
            </w:tcBorders>
            <w:shd w:val="clear" w:color="auto" w:fill="auto"/>
            <w:noWrap/>
            <w:vAlign w:val="bottom"/>
            <w:hideMark/>
          </w:tcPr>
          <w:p w14:paraId="716006EC" w14:textId="77777777" w:rsidR="00F3057E" w:rsidRPr="00F3057E" w:rsidRDefault="00F3057E" w:rsidP="00F3057E">
            <w:pPr>
              <w:jc w:val="center"/>
              <w:rPr>
                <w:color w:val="000000"/>
                <w:sz w:val="20"/>
                <w:szCs w:val="20"/>
              </w:rPr>
            </w:pPr>
            <w:r w:rsidRPr="00F3057E">
              <w:rPr>
                <w:color w:val="000000"/>
                <w:sz w:val="20"/>
                <w:szCs w:val="20"/>
              </w:rPr>
              <w:t>0.23</w:t>
            </w:r>
          </w:p>
        </w:tc>
        <w:tc>
          <w:tcPr>
            <w:tcW w:w="1300" w:type="dxa"/>
            <w:tcBorders>
              <w:top w:val="nil"/>
              <w:left w:val="nil"/>
              <w:bottom w:val="nil"/>
              <w:right w:val="nil"/>
            </w:tcBorders>
            <w:shd w:val="clear" w:color="auto" w:fill="auto"/>
            <w:noWrap/>
            <w:vAlign w:val="bottom"/>
            <w:hideMark/>
          </w:tcPr>
          <w:p w14:paraId="0BF69070" w14:textId="77777777" w:rsidR="00F3057E" w:rsidRPr="00F3057E" w:rsidRDefault="00F3057E" w:rsidP="00F3057E">
            <w:pPr>
              <w:jc w:val="center"/>
              <w:rPr>
                <w:color w:val="000000"/>
                <w:sz w:val="20"/>
                <w:szCs w:val="20"/>
              </w:rPr>
            </w:pPr>
            <w:r w:rsidRPr="00F3057E">
              <w:rPr>
                <w:color w:val="000000"/>
                <w:sz w:val="20"/>
                <w:szCs w:val="20"/>
              </w:rPr>
              <w:t>1.18</w:t>
            </w:r>
          </w:p>
        </w:tc>
        <w:tc>
          <w:tcPr>
            <w:tcW w:w="143" w:type="dxa"/>
            <w:tcBorders>
              <w:top w:val="nil"/>
              <w:left w:val="nil"/>
              <w:bottom w:val="nil"/>
              <w:right w:val="nil"/>
            </w:tcBorders>
            <w:shd w:val="clear" w:color="auto" w:fill="auto"/>
            <w:noWrap/>
            <w:vAlign w:val="bottom"/>
            <w:hideMark/>
          </w:tcPr>
          <w:p w14:paraId="0D0FC02E" w14:textId="77777777" w:rsidR="00F3057E" w:rsidRPr="00F3057E" w:rsidRDefault="00F3057E" w:rsidP="00F3057E">
            <w:pPr>
              <w:jc w:val="center"/>
              <w:rPr>
                <w:color w:val="000000"/>
                <w:sz w:val="20"/>
                <w:szCs w:val="20"/>
              </w:rPr>
            </w:pPr>
          </w:p>
        </w:tc>
        <w:tc>
          <w:tcPr>
            <w:tcW w:w="560" w:type="dxa"/>
            <w:tcBorders>
              <w:top w:val="nil"/>
              <w:left w:val="nil"/>
              <w:bottom w:val="nil"/>
              <w:right w:val="nil"/>
            </w:tcBorders>
            <w:shd w:val="clear" w:color="auto" w:fill="auto"/>
            <w:noWrap/>
            <w:vAlign w:val="bottom"/>
            <w:hideMark/>
          </w:tcPr>
          <w:p w14:paraId="304C4DA0" w14:textId="77777777" w:rsidR="00F3057E" w:rsidRPr="00F3057E" w:rsidRDefault="00F3057E" w:rsidP="00F3057E">
            <w:pPr>
              <w:jc w:val="center"/>
              <w:rPr>
                <w:color w:val="000000"/>
                <w:sz w:val="20"/>
                <w:szCs w:val="20"/>
              </w:rPr>
            </w:pPr>
            <w:r w:rsidRPr="00F3057E">
              <w:rPr>
                <w:color w:val="000000"/>
                <w:sz w:val="20"/>
                <w:szCs w:val="20"/>
              </w:rPr>
              <w:t>0.237</w:t>
            </w:r>
          </w:p>
        </w:tc>
        <w:tc>
          <w:tcPr>
            <w:tcW w:w="389" w:type="dxa"/>
            <w:tcBorders>
              <w:top w:val="nil"/>
              <w:left w:val="nil"/>
              <w:bottom w:val="nil"/>
              <w:right w:val="nil"/>
            </w:tcBorders>
            <w:shd w:val="clear" w:color="auto" w:fill="auto"/>
            <w:noWrap/>
            <w:vAlign w:val="bottom"/>
            <w:hideMark/>
          </w:tcPr>
          <w:p w14:paraId="7A4AAD57" w14:textId="77777777" w:rsidR="00F3057E" w:rsidRPr="00F3057E" w:rsidRDefault="00F3057E" w:rsidP="00F3057E">
            <w:pPr>
              <w:jc w:val="center"/>
              <w:rPr>
                <w:color w:val="000000"/>
                <w:sz w:val="20"/>
                <w:szCs w:val="20"/>
              </w:rPr>
            </w:pPr>
          </w:p>
        </w:tc>
      </w:tr>
      <w:tr w:rsidR="00F3057E" w:rsidRPr="00F3057E" w14:paraId="38E100A9" w14:textId="77777777" w:rsidTr="00F3057E">
        <w:trPr>
          <w:trHeight w:val="320"/>
        </w:trPr>
        <w:tc>
          <w:tcPr>
            <w:tcW w:w="2620" w:type="dxa"/>
            <w:tcBorders>
              <w:top w:val="nil"/>
              <w:left w:val="nil"/>
              <w:bottom w:val="nil"/>
              <w:right w:val="nil"/>
            </w:tcBorders>
            <w:shd w:val="clear" w:color="auto" w:fill="auto"/>
            <w:noWrap/>
            <w:vAlign w:val="bottom"/>
            <w:hideMark/>
          </w:tcPr>
          <w:p w14:paraId="0B1847F3" w14:textId="77777777" w:rsidR="00F3057E" w:rsidRPr="00F3057E" w:rsidRDefault="00F3057E" w:rsidP="00F3057E">
            <w:pPr>
              <w:rPr>
                <w:color w:val="000000"/>
                <w:sz w:val="20"/>
                <w:szCs w:val="20"/>
              </w:rPr>
            </w:pPr>
            <w:r w:rsidRPr="00F3057E">
              <w:rPr>
                <w:color w:val="000000"/>
                <w:sz w:val="20"/>
                <w:szCs w:val="20"/>
              </w:rPr>
              <w:t>Watering</w:t>
            </w:r>
          </w:p>
        </w:tc>
        <w:tc>
          <w:tcPr>
            <w:tcW w:w="1300" w:type="dxa"/>
            <w:tcBorders>
              <w:top w:val="nil"/>
              <w:left w:val="nil"/>
              <w:bottom w:val="nil"/>
              <w:right w:val="nil"/>
            </w:tcBorders>
            <w:shd w:val="clear" w:color="auto" w:fill="auto"/>
            <w:noWrap/>
            <w:vAlign w:val="bottom"/>
            <w:hideMark/>
          </w:tcPr>
          <w:p w14:paraId="3D8CFEDB" w14:textId="77777777" w:rsidR="00F3057E" w:rsidRPr="00F3057E" w:rsidRDefault="00F3057E" w:rsidP="00F3057E">
            <w:pPr>
              <w:jc w:val="center"/>
              <w:rPr>
                <w:color w:val="000000"/>
                <w:sz w:val="20"/>
                <w:szCs w:val="20"/>
              </w:rPr>
            </w:pPr>
            <w:r w:rsidRPr="00F3057E">
              <w:rPr>
                <w:color w:val="000000"/>
                <w:sz w:val="20"/>
                <w:szCs w:val="20"/>
              </w:rPr>
              <w:t>-0.36</w:t>
            </w:r>
          </w:p>
        </w:tc>
        <w:tc>
          <w:tcPr>
            <w:tcW w:w="1300" w:type="dxa"/>
            <w:tcBorders>
              <w:top w:val="nil"/>
              <w:left w:val="nil"/>
              <w:bottom w:val="nil"/>
              <w:right w:val="nil"/>
            </w:tcBorders>
            <w:shd w:val="clear" w:color="auto" w:fill="auto"/>
            <w:noWrap/>
            <w:vAlign w:val="bottom"/>
            <w:hideMark/>
          </w:tcPr>
          <w:p w14:paraId="6519FFA2" w14:textId="77777777" w:rsidR="00F3057E" w:rsidRPr="00F3057E" w:rsidRDefault="00F3057E" w:rsidP="00F3057E">
            <w:pPr>
              <w:jc w:val="center"/>
              <w:rPr>
                <w:color w:val="000000"/>
                <w:sz w:val="20"/>
                <w:szCs w:val="20"/>
              </w:rPr>
            </w:pPr>
            <w:r w:rsidRPr="00F3057E">
              <w:rPr>
                <w:color w:val="000000"/>
                <w:sz w:val="20"/>
                <w:szCs w:val="20"/>
              </w:rPr>
              <w:t>0.17</w:t>
            </w:r>
          </w:p>
        </w:tc>
        <w:tc>
          <w:tcPr>
            <w:tcW w:w="1300" w:type="dxa"/>
            <w:tcBorders>
              <w:top w:val="nil"/>
              <w:left w:val="nil"/>
              <w:bottom w:val="nil"/>
              <w:right w:val="nil"/>
            </w:tcBorders>
            <w:shd w:val="clear" w:color="auto" w:fill="auto"/>
            <w:noWrap/>
            <w:vAlign w:val="bottom"/>
            <w:hideMark/>
          </w:tcPr>
          <w:p w14:paraId="3170CF28" w14:textId="77777777" w:rsidR="00F3057E" w:rsidRPr="00F3057E" w:rsidRDefault="00F3057E" w:rsidP="00F3057E">
            <w:pPr>
              <w:jc w:val="center"/>
              <w:rPr>
                <w:color w:val="000000"/>
                <w:sz w:val="20"/>
                <w:szCs w:val="20"/>
              </w:rPr>
            </w:pPr>
            <w:r w:rsidRPr="00F3057E">
              <w:rPr>
                <w:color w:val="000000"/>
                <w:sz w:val="20"/>
                <w:szCs w:val="20"/>
              </w:rPr>
              <w:t>-2.09</w:t>
            </w:r>
          </w:p>
        </w:tc>
        <w:tc>
          <w:tcPr>
            <w:tcW w:w="143" w:type="dxa"/>
            <w:tcBorders>
              <w:top w:val="nil"/>
              <w:left w:val="nil"/>
              <w:bottom w:val="nil"/>
              <w:right w:val="nil"/>
            </w:tcBorders>
            <w:shd w:val="clear" w:color="auto" w:fill="auto"/>
            <w:noWrap/>
            <w:vAlign w:val="bottom"/>
            <w:hideMark/>
          </w:tcPr>
          <w:p w14:paraId="4FC7FB2F" w14:textId="77777777" w:rsidR="00F3057E" w:rsidRPr="00F3057E" w:rsidRDefault="00F3057E" w:rsidP="00F3057E">
            <w:pPr>
              <w:jc w:val="center"/>
              <w:rPr>
                <w:color w:val="000000"/>
                <w:sz w:val="20"/>
                <w:szCs w:val="20"/>
              </w:rPr>
            </w:pPr>
          </w:p>
        </w:tc>
        <w:tc>
          <w:tcPr>
            <w:tcW w:w="560" w:type="dxa"/>
            <w:tcBorders>
              <w:top w:val="nil"/>
              <w:left w:val="nil"/>
              <w:bottom w:val="nil"/>
              <w:right w:val="nil"/>
            </w:tcBorders>
            <w:shd w:val="clear" w:color="auto" w:fill="auto"/>
            <w:noWrap/>
            <w:vAlign w:val="bottom"/>
            <w:hideMark/>
          </w:tcPr>
          <w:p w14:paraId="45FC291E" w14:textId="77777777" w:rsidR="00F3057E" w:rsidRPr="00F3057E" w:rsidRDefault="00F3057E" w:rsidP="00F3057E">
            <w:pPr>
              <w:jc w:val="center"/>
              <w:rPr>
                <w:color w:val="000000"/>
                <w:sz w:val="20"/>
                <w:szCs w:val="20"/>
              </w:rPr>
            </w:pPr>
            <w:r w:rsidRPr="00F3057E">
              <w:rPr>
                <w:color w:val="000000"/>
                <w:sz w:val="20"/>
                <w:szCs w:val="20"/>
              </w:rPr>
              <w:t>0.037</w:t>
            </w:r>
          </w:p>
        </w:tc>
        <w:tc>
          <w:tcPr>
            <w:tcW w:w="389" w:type="dxa"/>
            <w:tcBorders>
              <w:top w:val="nil"/>
              <w:left w:val="nil"/>
              <w:bottom w:val="nil"/>
              <w:right w:val="nil"/>
            </w:tcBorders>
            <w:shd w:val="clear" w:color="auto" w:fill="auto"/>
            <w:noWrap/>
            <w:vAlign w:val="bottom"/>
            <w:hideMark/>
          </w:tcPr>
          <w:p w14:paraId="75C24514" w14:textId="77777777" w:rsidR="00F3057E" w:rsidRPr="00F3057E" w:rsidRDefault="00F3057E" w:rsidP="00F3057E">
            <w:pPr>
              <w:rPr>
                <w:color w:val="000000"/>
                <w:sz w:val="20"/>
                <w:szCs w:val="20"/>
              </w:rPr>
            </w:pPr>
            <w:r w:rsidRPr="00F3057E">
              <w:rPr>
                <w:color w:val="000000"/>
                <w:sz w:val="20"/>
                <w:szCs w:val="20"/>
              </w:rPr>
              <w:t>*</w:t>
            </w:r>
          </w:p>
        </w:tc>
      </w:tr>
      <w:tr w:rsidR="00F3057E" w:rsidRPr="00F3057E" w14:paraId="46A1F88D" w14:textId="77777777" w:rsidTr="00F3057E">
        <w:trPr>
          <w:trHeight w:val="320"/>
        </w:trPr>
        <w:tc>
          <w:tcPr>
            <w:tcW w:w="2620" w:type="dxa"/>
            <w:tcBorders>
              <w:top w:val="nil"/>
              <w:left w:val="nil"/>
              <w:bottom w:val="nil"/>
              <w:right w:val="nil"/>
            </w:tcBorders>
            <w:shd w:val="clear" w:color="auto" w:fill="auto"/>
            <w:noWrap/>
            <w:vAlign w:val="bottom"/>
            <w:hideMark/>
          </w:tcPr>
          <w:p w14:paraId="2AE3188E" w14:textId="77777777" w:rsidR="00F3057E" w:rsidRPr="00F3057E" w:rsidRDefault="00F3057E" w:rsidP="00F3057E">
            <w:pPr>
              <w:rPr>
                <w:color w:val="000000"/>
                <w:sz w:val="20"/>
                <w:szCs w:val="20"/>
              </w:rPr>
            </w:pPr>
            <w:r w:rsidRPr="00F3057E">
              <w:rPr>
                <w:color w:val="000000"/>
                <w:sz w:val="20"/>
                <w:szCs w:val="20"/>
              </w:rPr>
              <w:t>Grass</w:t>
            </w:r>
          </w:p>
        </w:tc>
        <w:tc>
          <w:tcPr>
            <w:tcW w:w="1300" w:type="dxa"/>
            <w:tcBorders>
              <w:top w:val="nil"/>
              <w:left w:val="nil"/>
              <w:bottom w:val="nil"/>
              <w:right w:val="nil"/>
            </w:tcBorders>
            <w:shd w:val="clear" w:color="auto" w:fill="auto"/>
            <w:noWrap/>
            <w:vAlign w:val="bottom"/>
            <w:hideMark/>
          </w:tcPr>
          <w:p w14:paraId="6531CC29" w14:textId="77777777" w:rsidR="00F3057E" w:rsidRPr="00F3057E" w:rsidRDefault="00F3057E" w:rsidP="00F3057E">
            <w:pPr>
              <w:jc w:val="center"/>
              <w:rPr>
                <w:color w:val="000000"/>
                <w:sz w:val="20"/>
                <w:szCs w:val="20"/>
              </w:rPr>
            </w:pPr>
            <w:r w:rsidRPr="00F3057E">
              <w:rPr>
                <w:color w:val="000000"/>
                <w:sz w:val="20"/>
                <w:szCs w:val="20"/>
              </w:rPr>
              <w:t>0.22</w:t>
            </w:r>
          </w:p>
        </w:tc>
        <w:tc>
          <w:tcPr>
            <w:tcW w:w="1300" w:type="dxa"/>
            <w:tcBorders>
              <w:top w:val="nil"/>
              <w:left w:val="nil"/>
              <w:bottom w:val="nil"/>
              <w:right w:val="nil"/>
            </w:tcBorders>
            <w:shd w:val="clear" w:color="auto" w:fill="auto"/>
            <w:noWrap/>
            <w:vAlign w:val="bottom"/>
            <w:hideMark/>
          </w:tcPr>
          <w:p w14:paraId="42723329" w14:textId="77777777" w:rsidR="00F3057E" w:rsidRPr="00F3057E" w:rsidRDefault="00F3057E" w:rsidP="00F3057E">
            <w:pPr>
              <w:jc w:val="center"/>
              <w:rPr>
                <w:color w:val="000000"/>
                <w:sz w:val="20"/>
                <w:szCs w:val="20"/>
              </w:rPr>
            </w:pPr>
            <w:r w:rsidRPr="00F3057E">
              <w:rPr>
                <w:color w:val="000000"/>
                <w:sz w:val="20"/>
                <w:szCs w:val="20"/>
              </w:rPr>
              <w:t>0.08</w:t>
            </w:r>
          </w:p>
        </w:tc>
        <w:tc>
          <w:tcPr>
            <w:tcW w:w="1300" w:type="dxa"/>
            <w:tcBorders>
              <w:top w:val="nil"/>
              <w:left w:val="nil"/>
              <w:bottom w:val="nil"/>
              <w:right w:val="nil"/>
            </w:tcBorders>
            <w:shd w:val="clear" w:color="auto" w:fill="auto"/>
            <w:noWrap/>
            <w:vAlign w:val="bottom"/>
            <w:hideMark/>
          </w:tcPr>
          <w:p w14:paraId="322185CF" w14:textId="77777777" w:rsidR="00F3057E" w:rsidRPr="00F3057E" w:rsidRDefault="00F3057E" w:rsidP="00F3057E">
            <w:pPr>
              <w:jc w:val="center"/>
              <w:rPr>
                <w:color w:val="000000"/>
                <w:sz w:val="20"/>
                <w:szCs w:val="20"/>
              </w:rPr>
            </w:pPr>
            <w:r w:rsidRPr="00F3057E">
              <w:rPr>
                <w:color w:val="000000"/>
                <w:sz w:val="20"/>
                <w:szCs w:val="20"/>
              </w:rPr>
              <w:t>2.65</w:t>
            </w:r>
          </w:p>
        </w:tc>
        <w:tc>
          <w:tcPr>
            <w:tcW w:w="143" w:type="dxa"/>
            <w:tcBorders>
              <w:top w:val="nil"/>
              <w:left w:val="nil"/>
              <w:bottom w:val="nil"/>
              <w:right w:val="nil"/>
            </w:tcBorders>
            <w:shd w:val="clear" w:color="auto" w:fill="auto"/>
            <w:noWrap/>
            <w:vAlign w:val="bottom"/>
            <w:hideMark/>
          </w:tcPr>
          <w:p w14:paraId="4B172ED7" w14:textId="77777777" w:rsidR="00F3057E" w:rsidRPr="00F3057E" w:rsidRDefault="00F3057E" w:rsidP="00F3057E">
            <w:pPr>
              <w:jc w:val="center"/>
              <w:rPr>
                <w:color w:val="000000"/>
                <w:sz w:val="20"/>
                <w:szCs w:val="20"/>
              </w:rPr>
            </w:pPr>
          </w:p>
        </w:tc>
        <w:tc>
          <w:tcPr>
            <w:tcW w:w="560" w:type="dxa"/>
            <w:tcBorders>
              <w:top w:val="nil"/>
              <w:left w:val="nil"/>
              <w:bottom w:val="nil"/>
              <w:right w:val="nil"/>
            </w:tcBorders>
            <w:shd w:val="clear" w:color="auto" w:fill="auto"/>
            <w:noWrap/>
            <w:vAlign w:val="bottom"/>
            <w:hideMark/>
          </w:tcPr>
          <w:p w14:paraId="536CC35F" w14:textId="77777777" w:rsidR="00F3057E" w:rsidRPr="00F3057E" w:rsidRDefault="00F3057E" w:rsidP="00F3057E">
            <w:pPr>
              <w:jc w:val="center"/>
              <w:rPr>
                <w:color w:val="000000"/>
                <w:sz w:val="20"/>
                <w:szCs w:val="20"/>
              </w:rPr>
            </w:pPr>
            <w:r w:rsidRPr="00F3057E">
              <w:rPr>
                <w:color w:val="000000"/>
                <w:sz w:val="20"/>
                <w:szCs w:val="20"/>
              </w:rPr>
              <w:t>0.008</w:t>
            </w:r>
          </w:p>
        </w:tc>
        <w:tc>
          <w:tcPr>
            <w:tcW w:w="389" w:type="dxa"/>
            <w:tcBorders>
              <w:top w:val="nil"/>
              <w:left w:val="nil"/>
              <w:bottom w:val="nil"/>
              <w:right w:val="nil"/>
            </w:tcBorders>
            <w:shd w:val="clear" w:color="auto" w:fill="auto"/>
            <w:noWrap/>
            <w:vAlign w:val="bottom"/>
            <w:hideMark/>
          </w:tcPr>
          <w:p w14:paraId="0E90087A" w14:textId="77777777" w:rsidR="00F3057E" w:rsidRPr="00F3057E" w:rsidRDefault="00F3057E" w:rsidP="00F3057E">
            <w:pPr>
              <w:rPr>
                <w:color w:val="000000"/>
                <w:sz w:val="20"/>
                <w:szCs w:val="20"/>
              </w:rPr>
            </w:pPr>
            <w:r w:rsidRPr="00F3057E">
              <w:rPr>
                <w:color w:val="000000"/>
                <w:sz w:val="20"/>
                <w:szCs w:val="20"/>
              </w:rPr>
              <w:t>**</w:t>
            </w:r>
          </w:p>
        </w:tc>
      </w:tr>
      <w:tr w:rsidR="00F3057E" w:rsidRPr="00F3057E" w14:paraId="347FCDB9" w14:textId="77777777" w:rsidTr="00F3057E">
        <w:trPr>
          <w:trHeight w:val="320"/>
        </w:trPr>
        <w:tc>
          <w:tcPr>
            <w:tcW w:w="2620" w:type="dxa"/>
            <w:tcBorders>
              <w:top w:val="nil"/>
              <w:left w:val="nil"/>
              <w:bottom w:val="nil"/>
              <w:right w:val="nil"/>
            </w:tcBorders>
            <w:shd w:val="clear" w:color="auto" w:fill="auto"/>
            <w:noWrap/>
            <w:vAlign w:val="bottom"/>
            <w:hideMark/>
          </w:tcPr>
          <w:p w14:paraId="4EC916F5" w14:textId="77777777" w:rsidR="00F3057E" w:rsidRPr="00F3057E" w:rsidRDefault="00F3057E" w:rsidP="00F3057E">
            <w:pPr>
              <w:rPr>
                <w:color w:val="000000"/>
                <w:sz w:val="20"/>
                <w:szCs w:val="20"/>
              </w:rPr>
            </w:pPr>
            <w:r w:rsidRPr="00F3057E">
              <w:rPr>
                <w:color w:val="000000"/>
                <w:sz w:val="20"/>
                <w:szCs w:val="20"/>
              </w:rPr>
              <w:t>Tolerance</w:t>
            </w:r>
          </w:p>
        </w:tc>
        <w:tc>
          <w:tcPr>
            <w:tcW w:w="1300" w:type="dxa"/>
            <w:tcBorders>
              <w:top w:val="nil"/>
              <w:left w:val="nil"/>
              <w:bottom w:val="nil"/>
              <w:right w:val="nil"/>
            </w:tcBorders>
            <w:shd w:val="clear" w:color="auto" w:fill="auto"/>
            <w:noWrap/>
            <w:vAlign w:val="bottom"/>
            <w:hideMark/>
          </w:tcPr>
          <w:p w14:paraId="138297C3" w14:textId="77777777" w:rsidR="00F3057E" w:rsidRPr="00F3057E" w:rsidRDefault="00F3057E" w:rsidP="00F3057E">
            <w:pPr>
              <w:jc w:val="center"/>
              <w:rPr>
                <w:color w:val="000000"/>
                <w:sz w:val="20"/>
                <w:szCs w:val="20"/>
              </w:rPr>
            </w:pPr>
            <w:r w:rsidRPr="00F3057E">
              <w:rPr>
                <w:color w:val="000000"/>
                <w:sz w:val="20"/>
                <w:szCs w:val="20"/>
              </w:rPr>
              <w:t>0.83</w:t>
            </w:r>
          </w:p>
        </w:tc>
        <w:tc>
          <w:tcPr>
            <w:tcW w:w="1300" w:type="dxa"/>
            <w:tcBorders>
              <w:top w:val="nil"/>
              <w:left w:val="nil"/>
              <w:bottom w:val="nil"/>
              <w:right w:val="nil"/>
            </w:tcBorders>
            <w:shd w:val="clear" w:color="auto" w:fill="auto"/>
            <w:noWrap/>
            <w:vAlign w:val="bottom"/>
            <w:hideMark/>
          </w:tcPr>
          <w:p w14:paraId="1404D6C1" w14:textId="77777777" w:rsidR="00F3057E" w:rsidRPr="00F3057E" w:rsidRDefault="00F3057E" w:rsidP="00F3057E">
            <w:pPr>
              <w:jc w:val="center"/>
              <w:rPr>
                <w:color w:val="000000"/>
                <w:sz w:val="20"/>
                <w:szCs w:val="20"/>
              </w:rPr>
            </w:pPr>
            <w:r w:rsidRPr="00F3057E">
              <w:rPr>
                <w:color w:val="000000"/>
                <w:sz w:val="20"/>
                <w:szCs w:val="20"/>
              </w:rPr>
              <w:t>0.11</w:t>
            </w:r>
          </w:p>
        </w:tc>
        <w:tc>
          <w:tcPr>
            <w:tcW w:w="1300" w:type="dxa"/>
            <w:tcBorders>
              <w:top w:val="nil"/>
              <w:left w:val="nil"/>
              <w:bottom w:val="nil"/>
              <w:right w:val="nil"/>
            </w:tcBorders>
            <w:shd w:val="clear" w:color="auto" w:fill="auto"/>
            <w:noWrap/>
            <w:vAlign w:val="bottom"/>
            <w:hideMark/>
          </w:tcPr>
          <w:p w14:paraId="18AF6576" w14:textId="77777777" w:rsidR="00F3057E" w:rsidRPr="00F3057E" w:rsidRDefault="00F3057E" w:rsidP="00F3057E">
            <w:pPr>
              <w:jc w:val="center"/>
              <w:rPr>
                <w:color w:val="000000"/>
                <w:sz w:val="20"/>
                <w:szCs w:val="20"/>
              </w:rPr>
            </w:pPr>
            <w:r w:rsidRPr="00F3057E">
              <w:rPr>
                <w:color w:val="000000"/>
                <w:sz w:val="20"/>
                <w:szCs w:val="20"/>
              </w:rPr>
              <w:t>7.77</w:t>
            </w:r>
          </w:p>
        </w:tc>
        <w:tc>
          <w:tcPr>
            <w:tcW w:w="143" w:type="dxa"/>
            <w:tcBorders>
              <w:top w:val="nil"/>
              <w:left w:val="nil"/>
              <w:bottom w:val="nil"/>
              <w:right w:val="nil"/>
            </w:tcBorders>
            <w:shd w:val="clear" w:color="auto" w:fill="auto"/>
            <w:noWrap/>
            <w:vAlign w:val="bottom"/>
            <w:hideMark/>
          </w:tcPr>
          <w:p w14:paraId="1BD40DF3" w14:textId="77777777" w:rsidR="00F3057E" w:rsidRPr="00F3057E" w:rsidRDefault="00F3057E" w:rsidP="00F3057E">
            <w:pPr>
              <w:jc w:val="center"/>
              <w:rPr>
                <w:color w:val="000000"/>
                <w:sz w:val="20"/>
                <w:szCs w:val="20"/>
              </w:rPr>
            </w:pPr>
          </w:p>
        </w:tc>
        <w:tc>
          <w:tcPr>
            <w:tcW w:w="560" w:type="dxa"/>
            <w:tcBorders>
              <w:top w:val="nil"/>
              <w:left w:val="nil"/>
              <w:bottom w:val="nil"/>
              <w:right w:val="nil"/>
            </w:tcBorders>
            <w:shd w:val="clear" w:color="auto" w:fill="auto"/>
            <w:noWrap/>
            <w:vAlign w:val="bottom"/>
            <w:hideMark/>
          </w:tcPr>
          <w:p w14:paraId="3127F1F4" w14:textId="77777777" w:rsidR="00F3057E" w:rsidRPr="00F3057E" w:rsidRDefault="00F3057E" w:rsidP="00F3057E">
            <w:pPr>
              <w:jc w:val="center"/>
              <w:rPr>
                <w:color w:val="000000"/>
                <w:sz w:val="20"/>
                <w:szCs w:val="20"/>
              </w:rPr>
            </w:pPr>
            <w:r w:rsidRPr="00F3057E">
              <w:rPr>
                <w:color w:val="000000"/>
                <w:sz w:val="20"/>
                <w:szCs w:val="20"/>
              </w:rPr>
              <w:t>0.000</w:t>
            </w:r>
          </w:p>
        </w:tc>
        <w:tc>
          <w:tcPr>
            <w:tcW w:w="389" w:type="dxa"/>
            <w:tcBorders>
              <w:top w:val="nil"/>
              <w:left w:val="nil"/>
              <w:bottom w:val="nil"/>
              <w:right w:val="nil"/>
            </w:tcBorders>
            <w:shd w:val="clear" w:color="auto" w:fill="auto"/>
            <w:noWrap/>
            <w:vAlign w:val="bottom"/>
            <w:hideMark/>
          </w:tcPr>
          <w:p w14:paraId="6479ECD7" w14:textId="77777777" w:rsidR="00F3057E" w:rsidRPr="00F3057E" w:rsidRDefault="00F3057E" w:rsidP="00F3057E">
            <w:pPr>
              <w:rPr>
                <w:color w:val="000000"/>
                <w:sz w:val="20"/>
                <w:szCs w:val="20"/>
              </w:rPr>
            </w:pPr>
            <w:r w:rsidRPr="00F3057E">
              <w:rPr>
                <w:color w:val="000000"/>
                <w:sz w:val="20"/>
                <w:szCs w:val="20"/>
              </w:rPr>
              <w:t>***</w:t>
            </w:r>
          </w:p>
        </w:tc>
      </w:tr>
      <w:tr w:rsidR="00F3057E" w:rsidRPr="00F3057E" w14:paraId="6CDB9FBE" w14:textId="77777777" w:rsidTr="00F3057E">
        <w:trPr>
          <w:trHeight w:val="320"/>
        </w:trPr>
        <w:tc>
          <w:tcPr>
            <w:tcW w:w="2620" w:type="dxa"/>
            <w:tcBorders>
              <w:top w:val="nil"/>
              <w:left w:val="nil"/>
              <w:bottom w:val="nil"/>
              <w:right w:val="nil"/>
            </w:tcBorders>
            <w:shd w:val="clear" w:color="auto" w:fill="auto"/>
            <w:noWrap/>
            <w:vAlign w:val="bottom"/>
            <w:hideMark/>
          </w:tcPr>
          <w:p w14:paraId="2603EEFA" w14:textId="77777777" w:rsidR="00F3057E" w:rsidRPr="00F3057E" w:rsidRDefault="00F3057E" w:rsidP="00F3057E">
            <w:pPr>
              <w:rPr>
                <w:color w:val="000000"/>
                <w:sz w:val="20"/>
                <w:szCs w:val="20"/>
              </w:rPr>
            </w:pPr>
            <w:r w:rsidRPr="00F3057E">
              <w:rPr>
                <w:color w:val="000000"/>
                <w:sz w:val="20"/>
                <w:szCs w:val="20"/>
              </w:rPr>
              <w:t>Drought x Grass</w:t>
            </w:r>
          </w:p>
        </w:tc>
        <w:tc>
          <w:tcPr>
            <w:tcW w:w="1300" w:type="dxa"/>
            <w:tcBorders>
              <w:top w:val="nil"/>
              <w:left w:val="nil"/>
              <w:bottom w:val="nil"/>
              <w:right w:val="nil"/>
            </w:tcBorders>
            <w:shd w:val="clear" w:color="auto" w:fill="auto"/>
            <w:noWrap/>
            <w:vAlign w:val="bottom"/>
            <w:hideMark/>
          </w:tcPr>
          <w:p w14:paraId="7FF3AC35" w14:textId="77777777" w:rsidR="00F3057E" w:rsidRPr="00F3057E" w:rsidRDefault="00F3057E" w:rsidP="00F3057E">
            <w:pPr>
              <w:jc w:val="center"/>
              <w:rPr>
                <w:color w:val="000000"/>
                <w:sz w:val="20"/>
                <w:szCs w:val="20"/>
              </w:rPr>
            </w:pPr>
            <w:r w:rsidRPr="00F3057E">
              <w:rPr>
                <w:color w:val="000000"/>
                <w:sz w:val="20"/>
                <w:szCs w:val="20"/>
              </w:rPr>
              <w:t>0.40</w:t>
            </w:r>
          </w:p>
        </w:tc>
        <w:tc>
          <w:tcPr>
            <w:tcW w:w="1300" w:type="dxa"/>
            <w:tcBorders>
              <w:top w:val="nil"/>
              <w:left w:val="nil"/>
              <w:bottom w:val="nil"/>
              <w:right w:val="nil"/>
            </w:tcBorders>
            <w:shd w:val="clear" w:color="auto" w:fill="auto"/>
            <w:noWrap/>
            <w:vAlign w:val="bottom"/>
            <w:hideMark/>
          </w:tcPr>
          <w:p w14:paraId="422260B8" w14:textId="77777777" w:rsidR="00F3057E" w:rsidRPr="00F3057E" w:rsidRDefault="00F3057E" w:rsidP="00F3057E">
            <w:pPr>
              <w:jc w:val="center"/>
              <w:rPr>
                <w:color w:val="000000"/>
                <w:sz w:val="20"/>
                <w:szCs w:val="20"/>
              </w:rPr>
            </w:pPr>
            <w:r w:rsidRPr="00F3057E">
              <w:rPr>
                <w:color w:val="000000"/>
                <w:sz w:val="20"/>
                <w:szCs w:val="20"/>
              </w:rPr>
              <w:t>0.13</w:t>
            </w:r>
          </w:p>
        </w:tc>
        <w:tc>
          <w:tcPr>
            <w:tcW w:w="1300" w:type="dxa"/>
            <w:tcBorders>
              <w:top w:val="nil"/>
              <w:left w:val="nil"/>
              <w:bottom w:val="nil"/>
              <w:right w:val="nil"/>
            </w:tcBorders>
            <w:shd w:val="clear" w:color="auto" w:fill="auto"/>
            <w:noWrap/>
            <w:vAlign w:val="bottom"/>
            <w:hideMark/>
          </w:tcPr>
          <w:p w14:paraId="3BE5493D" w14:textId="77777777" w:rsidR="00F3057E" w:rsidRPr="00F3057E" w:rsidRDefault="00F3057E" w:rsidP="00F3057E">
            <w:pPr>
              <w:jc w:val="center"/>
              <w:rPr>
                <w:color w:val="000000"/>
                <w:sz w:val="20"/>
                <w:szCs w:val="20"/>
              </w:rPr>
            </w:pPr>
            <w:r w:rsidRPr="00F3057E">
              <w:rPr>
                <w:color w:val="000000"/>
                <w:sz w:val="20"/>
                <w:szCs w:val="20"/>
              </w:rPr>
              <w:t>2.97</w:t>
            </w:r>
          </w:p>
        </w:tc>
        <w:tc>
          <w:tcPr>
            <w:tcW w:w="143" w:type="dxa"/>
            <w:tcBorders>
              <w:top w:val="nil"/>
              <w:left w:val="nil"/>
              <w:bottom w:val="nil"/>
              <w:right w:val="nil"/>
            </w:tcBorders>
            <w:shd w:val="clear" w:color="auto" w:fill="auto"/>
            <w:noWrap/>
            <w:vAlign w:val="bottom"/>
            <w:hideMark/>
          </w:tcPr>
          <w:p w14:paraId="66376D31" w14:textId="77777777" w:rsidR="00F3057E" w:rsidRPr="00F3057E" w:rsidRDefault="00F3057E" w:rsidP="00F3057E">
            <w:pPr>
              <w:jc w:val="center"/>
              <w:rPr>
                <w:color w:val="000000"/>
                <w:sz w:val="20"/>
                <w:szCs w:val="20"/>
              </w:rPr>
            </w:pPr>
          </w:p>
        </w:tc>
        <w:tc>
          <w:tcPr>
            <w:tcW w:w="560" w:type="dxa"/>
            <w:tcBorders>
              <w:top w:val="nil"/>
              <w:left w:val="nil"/>
              <w:bottom w:val="nil"/>
              <w:right w:val="nil"/>
            </w:tcBorders>
            <w:shd w:val="clear" w:color="auto" w:fill="auto"/>
            <w:noWrap/>
            <w:vAlign w:val="bottom"/>
            <w:hideMark/>
          </w:tcPr>
          <w:p w14:paraId="7764EE4D" w14:textId="77777777" w:rsidR="00F3057E" w:rsidRPr="00F3057E" w:rsidRDefault="00F3057E" w:rsidP="00F3057E">
            <w:pPr>
              <w:jc w:val="center"/>
              <w:rPr>
                <w:color w:val="000000"/>
                <w:sz w:val="20"/>
                <w:szCs w:val="20"/>
              </w:rPr>
            </w:pPr>
            <w:r w:rsidRPr="00F3057E">
              <w:rPr>
                <w:color w:val="000000"/>
                <w:sz w:val="20"/>
                <w:szCs w:val="20"/>
              </w:rPr>
              <w:t>0.003</w:t>
            </w:r>
          </w:p>
        </w:tc>
        <w:tc>
          <w:tcPr>
            <w:tcW w:w="389" w:type="dxa"/>
            <w:tcBorders>
              <w:top w:val="nil"/>
              <w:left w:val="nil"/>
              <w:bottom w:val="nil"/>
              <w:right w:val="nil"/>
            </w:tcBorders>
            <w:shd w:val="clear" w:color="auto" w:fill="auto"/>
            <w:noWrap/>
            <w:vAlign w:val="bottom"/>
            <w:hideMark/>
          </w:tcPr>
          <w:p w14:paraId="761709B0" w14:textId="77777777" w:rsidR="00F3057E" w:rsidRPr="00F3057E" w:rsidRDefault="00F3057E" w:rsidP="00F3057E">
            <w:pPr>
              <w:rPr>
                <w:color w:val="000000"/>
                <w:sz w:val="20"/>
                <w:szCs w:val="20"/>
              </w:rPr>
            </w:pPr>
            <w:r w:rsidRPr="00F3057E">
              <w:rPr>
                <w:color w:val="000000"/>
                <w:sz w:val="20"/>
                <w:szCs w:val="20"/>
              </w:rPr>
              <w:t>**</w:t>
            </w:r>
          </w:p>
        </w:tc>
      </w:tr>
      <w:tr w:rsidR="00F3057E" w:rsidRPr="00F3057E" w14:paraId="690BD73C" w14:textId="77777777" w:rsidTr="00F3057E">
        <w:trPr>
          <w:trHeight w:val="320"/>
        </w:trPr>
        <w:tc>
          <w:tcPr>
            <w:tcW w:w="2620" w:type="dxa"/>
            <w:tcBorders>
              <w:top w:val="nil"/>
              <w:left w:val="nil"/>
              <w:bottom w:val="nil"/>
              <w:right w:val="nil"/>
            </w:tcBorders>
            <w:shd w:val="clear" w:color="auto" w:fill="auto"/>
            <w:noWrap/>
            <w:vAlign w:val="bottom"/>
            <w:hideMark/>
          </w:tcPr>
          <w:p w14:paraId="408C3123" w14:textId="77777777" w:rsidR="00F3057E" w:rsidRPr="00F3057E" w:rsidRDefault="00F3057E" w:rsidP="00F3057E">
            <w:pPr>
              <w:rPr>
                <w:color w:val="000000"/>
                <w:sz w:val="20"/>
                <w:szCs w:val="20"/>
              </w:rPr>
            </w:pPr>
            <w:r w:rsidRPr="00F3057E">
              <w:rPr>
                <w:color w:val="000000"/>
                <w:sz w:val="20"/>
                <w:szCs w:val="20"/>
              </w:rPr>
              <w:t>Watering x Grass</w:t>
            </w:r>
          </w:p>
        </w:tc>
        <w:tc>
          <w:tcPr>
            <w:tcW w:w="1300" w:type="dxa"/>
            <w:tcBorders>
              <w:top w:val="nil"/>
              <w:left w:val="nil"/>
              <w:bottom w:val="nil"/>
              <w:right w:val="nil"/>
            </w:tcBorders>
            <w:shd w:val="clear" w:color="auto" w:fill="auto"/>
            <w:noWrap/>
            <w:vAlign w:val="bottom"/>
            <w:hideMark/>
          </w:tcPr>
          <w:p w14:paraId="5D45E1F5" w14:textId="77777777" w:rsidR="00F3057E" w:rsidRPr="00F3057E" w:rsidRDefault="00F3057E" w:rsidP="00F3057E">
            <w:pPr>
              <w:jc w:val="center"/>
              <w:rPr>
                <w:color w:val="000000"/>
                <w:sz w:val="20"/>
                <w:szCs w:val="20"/>
              </w:rPr>
            </w:pPr>
            <w:r w:rsidRPr="00F3057E">
              <w:rPr>
                <w:color w:val="000000"/>
                <w:sz w:val="20"/>
                <w:szCs w:val="20"/>
              </w:rPr>
              <w:t>0.02</w:t>
            </w:r>
          </w:p>
        </w:tc>
        <w:tc>
          <w:tcPr>
            <w:tcW w:w="1300" w:type="dxa"/>
            <w:tcBorders>
              <w:top w:val="nil"/>
              <w:left w:val="nil"/>
              <w:bottom w:val="nil"/>
              <w:right w:val="nil"/>
            </w:tcBorders>
            <w:shd w:val="clear" w:color="auto" w:fill="auto"/>
            <w:noWrap/>
            <w:vAlign w:val="bottom"/>
            <w:hideMark/>
          </w:tcPr>
          <w:p w14:paraId="5CFA5077" w14:textId="77777777" w:rsidR="00F3057E" w:rsidRPr="00F3057E" w:rsidRDefault="00F3057E" w:rsidP="00F3057E">
            <w:pPr>
              <w:jc w:val="center"/>
              <w:rPr>
                <w:color w:val="000000"/>
                <w:sz w:val="20"/>
                <w:szCs w:val="20"/>
              </w:rPr>
            </w:pPr>
            <w:r w:rsidRPr="00F3057E">
              <w:rPr>
                <w:color w:val="000000"/>
                <w:sz w:val="20"/>
                <w:szCs w:val="20"/>
              </w:rPr>
              <w:t>0.11</w:t>
            </w:r>
          </w:p>
        </w:tc>
        <w:tc>
          <w:tcPr>
            <w:tcW w:w="1300" w:type="dxa"/>
            <w:tcBorders>
              <w:top w:val="nil"/>
              <w:left w:val="nil"/>
              <w:bottom w:val="nil"/>
              <w:right w:val="nil"/>
            </w:tcBorders>
            <w:shd w:val="clear" w:color="auto" w:fill="auto"/>
            <w:noWrap/>
            <w:vAlign w:val="bottom"/>
            <w:hideMark/>
          </w:tcPr>
          <w:p w14:paraId="09EDC49E" w14:textId="77777777" w:rsidR="00F3057E" w:rsidRPr="00F3057E" w:rsidRDefault="00F3057E" w:rsidP="00F3057E">
            <w:pPr>
              <w:jc w:val="center"/>
              <w:rPr>
                <w:color w:val="000000"/>
                <w:sz w:val="20"/>
                <w:szCs w:val="20"/>
              </w:rPr>
            </w:pPr>
            <w:r w:rsidRPr="00F3057E">
              <w:rPr>
                <w:color w:val="000000"/>
                <w:sz w:val="20"/>
                <w:szCs w:val="20"/>
              </w:rPr>
              <w:t>0.20</w:t>
            </w:r>
          </w:p>
        </w:tc>
        <w:tc>
          <w:tcPr>
            <w:tcW w:w="143" w:type="dxa"/>
            <w:tcBorders>
              <w:top w:val="nil"/>
              <w:left w:val="nil"/>
              <w:bottom w:val="nil"/>
              <w:right w:val="nil"/>
            </w:tcBorders>
            <w:shd w:val="clear" w:color="auto" w:fill="auto"/>
            <w:noWrap/>
            <w:vAlign w:val="bottom"/>
            <w:hideMark/>
          </w:tcPr>
          <w:p w14:paraId="019C9DA5" w14:textId="77777777" w:rsidR="00F3057E" w:rsidRPr="00F3057E" w:rsidRDefault="00F3057E" w:rsidP="00F3057E">
            <w:pPr>
              <w:jc w:val="center"/>
              <w:rPr>
                <w:color w:val="000000"/>
                <w:sz w:val="20"/>
                <w:szCs w:val="20"/>
              </w:rPr>
            </w:pPr>
          </w:p>
        </w:tc>
        <w:tc>
          <w:tcPr>
            <w:tcW w:w="560" w:type="dxa"/>
            <w:tcBorders>
              <w:top w:val="nil"/>
              <w:left w:val="nil"/>
              <w:bottom w:val="nil"/>
              <w:right w:val="nil"/>
            </w:tcBorders>
            <w:shd w:val="clear" w:color="auto" w:fill="auto"/>
            <w:noWrap/>
            <w:vAlign w:val="bottom"/>
            <w:hideMark/>
          </w:tcPr>
          <w:p w14:paraId="705877EA" w14:textId="77777777" w:rsidR="00F3057E" w:rsidRPr="00F3057E" w:rsidRDefault="00F3057E" w:rsidP="00F3057E">
            <w:pPr>
              <w:jc w:val="center"/>
              <w:rPr>
                <w:color w:val="000000"/>
                <w:sz w:val="20"/>
                <w:szCs w:val="20"/>
              </w:rPr>
            </w:pPr>
            <w:r w:rsidRPr="00F3057E">
              <w:rPr>
                <w:color w:val="000000"/>
                <w:sz w:val="20"/>
                <w:szCs w:val="20"/>
              </w:rPr>
              <w:t>0.840</w:t>
            </w:r>
          </w:p>
        </w:tc>
        <w:tc>
          <w:tcPr>
            <w:tcW w:w="389" w:type="dxa"/>
            <w:tcBorders>
              <w:top w:val="nil"/>
              <w:left w:val="nil"/>
              <w:bottom w:val="nil"/>
              <w:right w:val="nil"/>
            </w:tcBorders>
            <w:shd w:val="clear" w:color="auto" w:fill="auto"/>
            <w:noWrap/>
            <w:vAlign w:val="bottom"/>
            <w:hideMark/>
          </w:tcPr>
          <w:p w14:paraId="0CFD35F6" w14:textId="77777777" w:rsidR="00F3057E" w:rsidRPr="00F3057E" w:rsidRDefault="00F3057E" w:rsidP="00F3057E">
            <w:pPr>
              <w:jc w:val="center"/>
              <w:rPr>
                <w:color w:val="000000"/>
                <w:sz w:val="20"/>
                <w:szCs w:val="20"/>
              </w:rPr>
            </w:pPr>
          </w:p>
        </w:tc>
      </w:tr>
      <w:tr w:rsidR="00F3057E" w:rsidRPr="00F3057E" w14:paraId="6DC09EB6" w14:textId="77777777" w:rsidTr="00F3057E">
        <w:trPr>
          <w:trHeight w:val="320"/>
        </w:trPr>
        <w:tc>
          <w:tcPr>
            <w:tcW w:w="2620" w:type="dxa"/>
            <w:tcBorders>
              <w:top w:val="nil"/>
              <w:left w:val="nil"/>
              <w:bottom w:val="nil"/>
              <w:right w:val="nil"/>
            </w:tcBorders>
            <w:shd w:val="clear" w:color="auto" w:fill="auto"/>
            <w:noWrap/>
            <w:vAlign w:val="bottom"/>
            <w:hideMark/>
          </w:tcPr>
          <w:p w14:paraId="064D13D5" w14:textId="77777777" w:rsidR="00F3057E" w:rsidRPr="00F3057E" w:rsidRDefault="00F3057E" w:rsidP="00F3057E">
            <w:pPr>
              <w:rPr>
                <w:color w:val="000000"/>
                <w:sz w:val="20"/>
                <w:szCs w:val="20"/>
              </w:rPr>
            </w:pPr>
            <w:r w:rsidRPr="00F3057E">
              <w:rPr>
                <w:color w:val="000000"/>
                <w:sz w:val="20"/>
                <w:szCs w:val="20"/>
              </w:rPr>
              <w:t>Drought x Tolerance</w:t>
            </w:r>
          </w:p>
        </w:tc>
        <w:tc>
          <w:tcPr>
            <w:tcW w:w="1300" w:type="dxa"/>
            <w:tcBorders>
              <w:top w:val="nil"/>
              <w:left w:val="nil"/>
              <w:bottom w:val="nil"/>
              <w:right w:val="nil"/>
            </w:tcBorders>
            <w:shd w:val="clear" w:color="auto" w:fill="auto"/>
            <w:noWrap/>
            <w:vAlign w:val="bottom"/>
            <w:hideMark/>
          </w:tcPr>
          <w:p w14:paraId="55FE8F98" w14:textId="77777777" w:rsidR="00F3057E" w:rsidRPr="00F3057E" w:rsidRDefault="00F3057E" w:rsidP="00F3057E">
            <w:pPr>
              <w:jc w:val="center"/>
              <w:rPr>
                <w:color w:val="000000"/>
                <w:sz w:val="20"/>
                <w:szCs w:val="20"/>
              </w:rPr>
            </w:pPr>
            <w:r w:rsidRPr="00F3057E">
              <w:rPr>
                <w:color w:val="000000"/>
                <w:sz w:val="20"/>
                <w:szCs w:val="20"/>
              </w:rPr>
              <w:t>-0.73</w:t>
            </w:r>
          </w:p>
        </w:tc>
        <w:tc>
          <w:tcPr>
            <w:tcW w:w="1300" w:type="dxa"/>
            <w:tcBorders>
              <w:top w:val="nil"/>
              <w:left w:val="nil"/>
              <w:bottom w:val="nil"/>
              <w:right w:val="nil"/>
            </w:tcBorders>
            <w:shd w:val="clear" w:color="auto" w:fill="auto"/>
            <w:noWrap/>
            <w:vAlign w:val="bottom"/>
            <w:hideMark/>
          </w:tcPr>
          <w:p w14:paraId="21D7A36C" w14:textId="77777777" w:rsidR="00F3057E" w:rsidRPr="00F3057E" w:rsidRDefault="00F3057E" w:rsidP="00F3057E">
            <w:pPr>
              <w:jc w:val="center"/>
              <w:rPr>
                <w:color w:val="000000"/>
                <w:sz w:val="20"/>
                <w:szCs w:val="20"/>
              </w:rPr>
            </w:pPr>
            <w:r w:rsidRPr="00F3057E">
              <w:rPr>
                <w:color w:val="000000"/>
                <w:sz w:val="20"/>
                <w:szCs w:val="20"/>
              </w:rPr>
              <w:t>0.20</w:t>
            </w:r>
          </w:p>
        </w:tc>
        <w:tc>
          <w:tcPr>
            <w:tcW w:w="1300" w:type="dxa"/>
            <w:tcBorders>
              <w:top w:val="nil"/>
              <w:left w:val="nil"/>
              <w:bottom w:val="nil"/>
              <w:right w:val="nil"/>
            </w:tcBorders>
            <w:shd w:val="clear" w:color="auto" w:fill="auto"/>
            <w:noWrap/>
            <w:vAlign w:val="bottom"/>
            <w:hideMark/>
          </w:tcPr>
          <w:p w14:paraId="68A51A9B" w14:textId="77777777" w:rsidR="00F3057E" w:rsidRPr="00F3057E" w:rsidRDefault="00F3057E" w:rsidP="00F3057E">
            <w:pPr>
              <w:jc w:val="center"/>
              <w:rPr>
                <w:color w:val="000000"/>
                <w:sz w:val="20"/>
                <w:szCs w:val="20"/>
              </w:rPr>
            </w:pPr>
            <w:r w:rsidRPr="00F3057E">
              <w:rPr>
                <w:color w:val="000000"/>
                <w:sz w:val="20"/>
                <w:szCs w:val="20"/>
              </w:rPr>
              <w:t>-3.59</w:t>
            </w:r>
          </w:p>
        </w:tc>
        <w:tc>
          <w:tcPr>
            <w:tcW w:w="143" w:type="dxa"/>
            <w:tcBorders>
              <w:top w:val="nil"/>
              <w:left w:val="nil"/>
              <w:bottom w:val="nil"/>
              <w:right w:val="nil"/>
            </w:tcBorders>
            <w:shd w:val="clear" w:color="auto" w:fill="auto"/>
            <w:noWrap/>
            <w:vAlign w:val="bottom"/>
            <w:hideMark/>
          </w:tcPr>
          <w:p w14:paraId="20FAAB3D" w14:textId="77777777" w:rsidR="00F3057E" w:rsidRPr="00F3057E" w:rsidRDefault="00F3057E" w:rsidP="00F3057E">
            <w:pPr>
              <w:jc w:val="center"/>
              <w:rPr>
                <w:color w:val="000000"/>
                <w:sz w:val="20"/>
                <w:szCs w:val="20"/>
              </w:rPr>
            </w:pPr>
            <w:r w:rsidRPr="00F3057E">
              <w:rPr>
                <w:color w:val="000000"/>
                <w:sz w:val="20"/>
                <w:szCs w:val="20"/>
              </w:rPr>
              <w:t>&lt;</w:t>
            </w:r>
          </w:p>
        </w:tc>
        <w:tc>
          <w:tcPr>
            <w:tcW w:w="560" w:type="dxa"/>
            <w:tcBorders>
              <w:top w:val="nil"/>
              <w:left w:val="nil"/>
              <w:bottom w:val="nil"/>
              <w:right w:val="nil"/>
            </w:tcBorders>
            <w:shd w:val="clear" w:color="auto" w:fill="auto"/>
            <w:noWrap/>
            <w:vAlign w:val="bottom"/>
            <w:hideMark/>
          </w:tcPr>
          <w:p w14:paraId="4B881176" w14:textId="77777777" w:rsidR="00F3057E" w:rsidRPr="00F3057E" w:rsidRDefault="00F3057E" w:rsidP="00F3057E">
            <w:pPr>
              <w:jc w:val="center"/>
              <w:rPr>
                <w:color w:val="000000"/>
                <w:sz w:val="20"/>
                <w:szCs w:val="20"/>
              </w:rPr>
            </w:pPr>
            <w:r w:rsidRPr="00F3057E">
              <w:rPr>
                <w:color w:val="000000"/>
                <w:sz w:val="20"/>
                <w:szCs w:val="20"/>
              </w:rPr>
              <w:t>0.001</w:t>
            </w:r>
          </w:p>
        </w:tc>
        <w:tc>
          <w:tcPr>
            <w:tcW w:w="389" w:type="dxa"/>
            <w:tcBorders>
              <w:top w:val="nil"/>
              <w:left w:val="nil"/>
              <w:bottom w:val="nil"/>
              <w:right w:val="nil"/>
            </w:tcBorders>
            <w:shd w:val="clear" w:color="auto" w:fill="auto"/>
            <w:noWrap/>
            <w:vAlign w:val="bottom"/>
            <w:hideMark/>
          </w:tcPr>
          <w:p w14:paraId="3E12AE97" w14:textId="77777777" w:rsidR="00F3057E" w:rsidRPr="00F3057E" w:rsidRDefault="00F3057E" w:rsidP="00F3057E">
            <w:pPr>
              <w:rPr>
                <w:color w:val="000000"/>
                <w:sz w:val="20"/>
                <w:szCs w:val="20"/>
              </w:rPr>
            </w:pPr>
            <w:r w:rsidRPr="00F3057E">
              <w:rPr>
                <w:color w:val="000000"/>
                <w:sz w:val="20"/>
                <w:szCs w:val="20"/>
              </w:rPr>
              <w:t>***</w:t>
            </w:r>
          </w:p>
        </w:tc>
      </w:tr>
      <w:tr w:rsidR="00F3057E" w:rsidRPr="00F3057E" w14:paraId="24470513" w14:textId="77777777" w:rsidTr="00F3057E">
        <w:trPr>
          <w:trHeight w:val="320"/>
        </w:trPr>
        <w:tc>
          <w:tcPr>
            <w:tcW w:w="2620" w:type="dxa"/>
            <w:tcBorders>
              <w:top w:val="nil"/>
              <w:left w:val="nil"/>
              <w:bottom w:val="nil"/>
              <w:right w:val="nil"/>
            </w:tcBorders>
            <w:shd w:val="clear" w:color="auto" w:fill="auto"/>
            <w:noWrap/>
            <w:vAlign w:val="bottom"/>
            <w:hideMark/>
          </w:tcPr>
          <w:p w14:paraId="11958D61" w14:textId="77777777" w:rsidR="00F3057E" w:rsidRPr="00F3057E" w:rsidRDefault="00F3057E" w:rsidP="00F3057E">
            <w:pPr>
              <w:rPr>
                <w:color w:val="000000"/>
                <w:sz w:val="20"/>
                <w:szCs w:val="20"/>
              </w:rPr>
            </w:pPr>
            <w:r w:rsidRPr="00F3057E">
              <w:rPr>
                <w:color w:val="000000"/>
                <w:sz w:val="20"/>
                <w:szCs w:val="20"/>
              </w:rPr>
              <w:t>Watering x Tolerance</w:t>
            </w:r>
          </w:p>
        </w:tc>
        <w:tc>
          <w:tcPr>
            <w:tcW w:w="1300" w:type="dxa"/>
            <w:tcBorders>
              <w:top w:val="nil"/>
              <w:left w:val="nil"/>
              <w:bottom w:val="nil"/>
              <w:right w:val="nil"/>
            </w:tcBorders>
            <w:shd w:val="clear" w:color="auto" w:fill="auto"/>
            <w:noWrap/>
            <w:vAlign w:val="bottom"/>
            <w:hideMark/>
          </w:tcPr>
          <w:p w14:paraId="315D6D06" w14:textId="77777777" w:rsidR="00F3057E" w:rsidRPr="00F3057E" w:rsidRDefault="00F3057E" w:rsidP="00F3057E">
            <w:pPr>
              <w:jc w:val="center"/>
              <w:rPr>
                <w:color w:val="000000"/>
                <w:sz w:val="20"/>
                <w:szCs w:val="20"/>
              </w:rPr>
            </w:pPr>
            <w:r w:rsidRPr="00F3057E">
              <w:rPr>
                <w:color w:val="000000"/>
                <w:sz w:val="20"/>
                <w:szCs w:val="20"/>
              </w:rPr>
              <w:t>-0.38</w:t>
            </w:r>
          </w:p>
        </w:tc>
        <w:tc>
          <w:tcPr>
            <w:tcW w:w="1300" w:type="dxa"/>
            <w:tcBorders>
              <w:top w:val="nil"/>
              <w:left w:val="nil"/>
              <w:bottom w:val="nil"/>
              <w:right w:val="nil"/>
            </w:tcBorders>
            <w:shd w:val="clear" w:color="auto" w:fill="auto"/>
            <w:noWrap/>
            <w:vAlign w:val="bottom"/>
            <w:hideMark/>
          </w:tcPr>
          <w:p w14:paraId="682C4E27" w14:textId="77777777" w:rsidR="00F3057E" w:rsidRPr="00F3057E" w:rsidRDefault="00F3057E" w:rsidP="00F3057E">
            <w:pPr>
              <w:jc w:val="center"/>
              <w:rPr>
                <w:color w:val="000000"/>
                <w:sz w:val="20"/>
                <w:szCs w:val="20"/>
              </w:rPr>
            </w:pPr>
            <w:r w:rsidRPr="00F3057E">
              <w:rPr>
                <w:color w:val="000000"/>
                <w:sz w:val="20"/>
                <w:szCs w:val="20"/>
              </w:rPr>
              <w:t>0.15</w:t>
            </w:r>
          </w:p>
        </w:tc>
        <w:tc>
          <w:tcPr>
            <w:tcW w:w="1300" w:type="dxa"/>
            <w:tcBorders>
              <w:top w:val="nil"/>
              <w:left w:val="nil"/>
              <w:bottom w:val="nil"/>
              <w:right w:val="nil"/>
            </w:tcBorders>
            <w:shd w:val="clear" w:color="auto" w:fill="auto"/>
            <w:noWrap/>
            <w:vAlign w:val="bottom"/>
            <w:hideMark/>
          </w:tcPr>
          <w:p w14:paraId="06BF193F" w14:textId="77777777" w:rsidR="00F3057E" w:rsidRPr="00F3057E" w:rsidRDefault="00F3057E" w:rsidP="00F3057E">
            <w:pPr>
              <w:jc w:val="center"/>
              <w:rPr>
                <w:color w:val="000000"/>
                <w:sz w:val="20"/>
                <w:szCs w:val="20"/>
              </w:rPr>
            </w:pPr>
            <w:r w:rsidRPr="00F3057E">
              <w:rPr>
                <w:color w:val="000000"/>
                <w:sz w:val="20"/>
                <w:szCs w:val="20"/>
              </w:rPr>
              <w:t>-2.57</w:t>
            </w:r>
          </w:p>
        </w:tc>
        <w:tc>
          <w:tcPr>
            <w:tcW w:w="143" w:type="dxa"/>
            <w:tcBorders>
              <w:top w:val="nil"/>
              <w:left w:val="nil"/>
              <w:bottom w:val="nil"/>
              <w:right w:val="nil"/>
            </w:tcBorders>
            <w:shd w:val="clear" w:color="auto" w:fill="auto"/>
            <w:noWrap/>
            <w:vAlign w:val="bottom"/>
            <w:hideMark/>
          </w:tcPr>
          <w:p w14:paraId="6C3828A7" w14:textId="77777777" w:rsidR="00F3057E" w:rsidRPr="00F3057E" w:rsidRDefault="00F3057E" w:rsidP="00F3057E">
            <w:pPr>
              <w:jc w:val="center"/>
              <w:rPr>
                <w:color w:val="000000"/>
                <w:sz w:val="20"/>
                <w:szCs w:val="20"/>
              </w:rPr>
            </w:pPr>
          </w:p>
        </w:tc>
        <w:tc>
          <w:tcPr>
            <w:tcW w:w="560" w:type="dxa"/>
            <w:tcBorders>
              <w:top w:val="nil"/>
              <w:left w:val="nil"/>
              <w:bottom w:val="nil"/>
              <w:right w:val="nil"/>
            </w:tcBorders>
            <w:shd w:val="clear" w:color="auto" w:fill="auto"/>
            <w:noWrap/>
            <w:vAlign w:val="bottom"/>
            <w:hideMark/>
          </w:tcPr>
          <w:p w14:paraId="417C734C" w14:textId="77777777" w:rsidR="00F3057E" w:rsidRPr="00F3057E" w:rsidRDefault="00F3057E" w:rsidP="00F3057E">
            <w:pPr>
              <w:jc w:val="center"/>
              <w:rPr>
                <w:color w:val="000000"/>
                <w:sz w:val="20"/>
                <w:szCs w:val="20"/>
              </w:rPr>
            </w:pPr>
            <w:r w:rsidRPr="00F3057E">
              <w:rPr>
                <w:color w:val="000000"/>
                <w:sz w:val="20"/>
                <w:szCs w:val="20"/>
              </w:rPr>
              <w:t>0.010</w:t>
            </w:r>
          </w:p>
        </w:tc>
        <w:tc>
          <w:tcPr>
            <w:tcW w:w="389" w:type="dxa"/>
            <w:tcBorders>
              <w:top w:val="nil"/>
              <w:left w:val="nil"/>
              <w:bottom w:val="nil"/>
              <w:right w:val="nil"/>
            </w:tcBorders>
            <w:shd w:val="clear" w:color="auto" w:fill="auto"/>
            <w:noWrap/>
            <w:vAlign w:val="bottom"/>
            <w:hideMark/>
          </w:tcPr>
          <w:p w14:paraId="5E600259" w14:textId="77777777" w:rsidR="00F3057E" w:rsidRPr="00F3057E" w:rsidRDefault="00F3057E" w:rsidP="00F3057E">
            <w:pPr>
              <w:rPr>
                <w:color w:val="000000"/>
                <w:sz w:val="20"/>
                <w:szCs w:val="20"/>
              </w:rPr>
            </w:pPr>
            <w:r w:rsidRPr="00F3057E">
              <w:rPr>
                <w:color w:val="000000"/>
                <w:sz w:val="20"/>
                <w:szCs w:val="20"/>
              </w:rPr>
              <w:t>*</w:t>
            </w:r>
          </w:p>
        </w:tc>
      </w:tr>
      <w:tr w:rsidR="00F3057E" w:rsidRPr="00F3057E" w14:paraId="7BCB6B83" w14:textId="77777777" w:rsidTr="00F3057E">
        <w:trPr>
          <w:trHeight w:val="320"/>
        </w:trPr>
        <w:tc>
          <w:tcPr>
            <w:tcW w:w="2620" w:type="dxa"/>
            <w:tcBorders>
              <w:top w:val="nil"/>
              <w:left w:val="nil"/>
              <w:bottom w:val="nil"/>
              <w:right w:val="nil"/>
            </w:tcBorders>
            <w:shd w:val="clear" w:color="auto" w:fill="auto"/>
            <w:noWrap/>
            <w:vAlign w:val="bottom"/>
            <w:hideMark/>
          </w:tcPr>
          <w:p w14:paraId="539A5D3A" w14:textId="77777777" w:rsidR="00F3057E" w:rsidRPr="00F3057E" w:rsidRDefault="00F3057E" w:rsidP="00F3057E">
            <w:pPr>
              <w:rPr>
                <w:color w:val="000000"/>
                <w:sz w:val="20"/>
                <w:szCs w:val="20"/>
              </w:rPr>
            </w:pPr>
            <w:r w:rsidRPr="00F3057E">
              <w:rPr>
                <w:color w:val="000000"/>
                <w:sz w:val="20"/>
                <w:szCs w:val="20"/>
              </w:rPr>
              <w:t>Grass x Tolerance</w:t>
            </w:r>
          </w:p>
        </w:tc>
        <w:tc>
          <w:tcPr>
            <w:tcW w:w="1300" w:type="dxa"/>
            <w:tcBorders>
              <w:top w:val="nil"/>
              <w:left w:val="nil"/>
              <w:bottom w:val="nil"/>
              <w:right w:val="nil"/>
            </w:tcBorders>
            <w:shd w:val="clear" w:color="auto" w:fill="auto"/>
            <w:noWrap/>
            <w:vAlign w:val="bottom"/>
            <w:hideMark/>
          </w:tcPr>
          <w:p w14:paraId="63F7642B" w14:textId="77777777" w:rsidR="00F3057E" w:rsidRPr="00F3057E" w:rsidRDefault="00F3057E" w:rsidP="00F3057E">
            <w:pPr>
              <w:jc w:val="center"/>
              <w:rPr>
                <w:color w:val="000000"/>
                <w:sz w:val="20"/>
                <w:szCs w:val="20"/>
              </w:rPr>
            </w:pPr>
            <w:r w:rsidRPr="00F3057E">
              <w:rPr>
                <w:color w:val="000000"/>
                <w:sz w:val="20"/>
                <w:szCs w:val="20"/>
              </w:rPr>
              <w:t>0.04</w:t>
            </w:r>
          </w:p>
        </w:tc>
        <w:tc>
          <w:tcPr>
            <w:tcW w:w="1300" w:type="dxa"/>
            <w:tcBorders>
              <w:top w:val="nil"/>
              <w:left w:val="nil"/>
              <w:bottom w:val="nil"/>
              <w:right w:val="nil"/>
            </w:tcBorders>
            <w:shd w:val="clear" w:color="auto" w:fill="auto"/>
            <w:noWrap/>
            <w:vAlign w:val="bottom"/>
            <w:hideMark/>
          </w:tcPr>
          <w:p w14:paraId="24CAA741" w14:textId="77777777" w:rsidR="00F3057E" w:rsidRPr="00F3057E" w:rsidRDefault="00F3057E" w:rsidP="00F3057E">
            <w:pPr>
              <w:jc w:val="center"/>
              <w:rPr>
                <w:color w:val="000000"/>
                <w:sz w:val="20"/>
                <w:szCs w:val="20"/>
              </w:rPr>
            </w:pPr>
            <w:r w:rsidRPr="00F3057E">
              <w:rPr>
                <w:color w:val="000000"/>
                <w:sz w:val="20"/>
                <w:szCs w:val="20"/>
              </w:rPr>
              <w:t>0.07</w:t>
            </w:r>
          </w:p>
        </w:tc>
        <w:tc>
          <w:tcPr>
            <w:tcW w:w="1300" w:type="dxa"/>
            <w:tcBorders>
              <w:top w:val="nil"/>
              <w:left w:val="nil"/>
              <w:bottom w:val="nil"/>
              <w:right w:val="nil"/>
            </w:tcBorders>
            <w:shd w:val="clear" w:color="auto" w:fill="auto"/>
            <w:noWrap/>
            <w:vAlign w:val="bottom"/>
            <w:hideMark/>
          </w:tcPr>
          <w:p w14:paraId="0D7F3618" w14:textId="77777777" w:rsidR="00F3057E" w:rsidRPr="00F3057E" w:rsidRDefault="00F3057E" w:rsidP="00F3057E">
            <w:pPr>
              <w:jc w:val="center"/>
              <w:rPr>
                <w:color w:val="000000"/>
                <w:sz w:val="20"/>
                <w:szCs w:val="20"/>
              </w:rPr>
            </w:pPr>
            <w:r w:rsidRPr="00F3057E">
              <w:rPr>
                <w:color w:val="000000"/>
                <w:sz w:val="20"/>
                <w:szCs w:val="20"/>
              </w:rPr>
              <w:t>0.55</w:t>
            </w:r>
          </w:p>
        </w:tc>
        <w:tc>
          <w:tcPr>
            <w:tcW w:w="143" w:type="dxa"/>
            <w:tcBorders>
              <w:top w:val="nil"/>
              <w:left w:val="nil"/>
              <w:bottom w:val="nil"/>
              <w:right w:val="nil"/>
            </w:tcBorders>
            <w:shd w:val="clear" w:color="auto" w:fill="auto"/>
            <w:noWrap/>
            <w:vAlign w:val="bottom"/>
            <w:hideMark/>
          </w:tcPr>
          <w:p w14:paraId="644AE326" w14:textId="77777777" w:rsidR="00F3057E" w:rsidRPr="00F3057E" w:rsidRDefault="00F3057E" w:rsidP="00F3057E">
            <w:pPr>
              <w:jc w:val="center"/>
              <w:rPr>
                <w:color w:val="000000"/>
                <w:sz w:val="20"/>
                <w:szCs w:val="20"/>
              </w:rPr>
            </w:pPr>
          </w:p>
        </w:tc>
        <w:tc>
          <w:tcPr>
            <w:tcW w:w="560" w:type="dxa"/>
            <w:tcBorders>
              <w:top w:val="nil"/>
              <w:left w:val="nil"/>
              <w:bottom w:val="nil"/>
              <w:right w:val="nil"/>
            </w:tcBorders>
            <w:shd w:val="clear" w:color="auto" w:fill="auto"/>
            <w:noWrap/>
            <w:vAlign w:val="bottom"/>
            <w:hideMark/>
          </w:tcPr>
          <w:p w14:paraId="27F91DFF" w14:textId="77777777" w:rsidR="00F3057E" w:rsidRPr="00F3057E" w:rsidRDefault="00F3057E" w:rsidP="00F3057E">
            <w:pPr>
              <w:jc w:val="center"/>
              <w:rPr>
                <w:color w:val="000000"/>
                <w:sz w:val="20"/>
                <w:szCs w:val="20"/>
              </w:rPr>
            </w:pPr>
            <w:r w:rsidRPr="00F3057E">
              <w:rPr>
                <w:color w:val="000000"/>
                <w:sz w:val="20"/>
                <w:szCs w:val="20"/>
              </w:rPr>
              <w:t>0.584</w:t>
            </w:r>
          </w:p>
        </w:tc>
        <w:tc>
          <w:tcPr>
            <w:tcW w:w="389" w:type="dxa"/>
            <w:tcBorders>
              <w:top w:val="nil"/>
              <w:left w:val="nil"/>
              <w:bottom w:val="nil"/>
              <w:right w:val="nil"/>
            </w:tcBorders>
            <w:shd w:val="clear" w:color="auto" w:fill="auto"/>
            <w:noWrap/>
            <w:vAlign w:val="bottom"/>
            <w:hideMark/>
          </w:tcPr>
          <w:p w14:paraId="1B007669" w14:textId="77777777" w:rsidR="00F3057E" w:rsidRPr="00F3057E" w:rsidRDefault="00F3057E" w:rsidP="00F3057E">
            <w:pPr>
              <w:jc w:val="center"/>
              <w:rPr>
                <w:color w:val="000000"/>
                <w:sz w:val="20"/>
                <w:szCs w:val="20"/>
              </w:rPr>
            </w:pPr>
          </w:p>
        </w:tc>
      </w:tr>
      <w:tr w:rsidR="00F3057E" w:rsidRPr="00F3057E" w14:paraId="038AA6EA" w14:textId="77777777" w:rsidTr="00F3057E">
        <w:trPr>
          <w:trHeight w:val="320"/>
        </w:trPr>
        <w:tc>
          <w:tcPr>
            <w:tcW w:w="2620" w:type="dxa"/>
            <w:tcBorders>
              <w:top w:val="nil"/>
              <w:left w:val="nil"/>
              <w:bottom w:val="nil"/>
              <w:right w:val="nil"/>
            </w:tcBorders>
            <w:shd w:val="clear" w:color="auto" w:fill="auto"/>
            <w:noWrap/>
            <w:vAlign w:val="bottom"/>
            <w:hideMark/>
          </w:tcPr>
          <w:p w14:paraId="45E88AD5" w14:textId="77777777" w:rsidR="00F3057E" w:rsidRPr="00F3057E" w:rsidRDefault="00F3057E" w:rsidP="00F3057E">
            <w:pPr>
              <w:rPr>
                <w:color w:val="000000"/>
                <w:sz w:val="20"/>
                <w:szCs w:val="20"/>
              </w:rPr>
            </w:pPr>
            <w:r w:rsidRPr="00F3057E">
              <w:rPr>
                <w:color w:val="000000"/>
                <w:sz w:val="20"/>
                <w:szCs w:val="20"/>
              </w:rPr>
              <w:t>Drought x Grass x Tolerance</w:t>
            </w:r>
          </w:p>
        </w:tc>
        <w:tc>
          <w:tcPr>
            <w:tcW w:w="1300" w:type="dxa"/>
            <w:tcBorders>
              <w:top w:val="nil"/>
              <w:left w:val="nil"/>
              <w:bottom w:val="nil"/>
              <w:right w:val="nil"/>
            </w:tcBorders>
            <w:shd w:val="clear" w:color="auto" w:fill="auto"/>
            <w:noWrap/>
            <w:vAlign w:val="bottom"/>
            <w:hideMark/>
          </w:tcPr>
          <w:p w14:paraId="0522EC2B" w14:textId="77777777" w:rsidR="00F3057E" w:rsidRPr="00F3057E" w:rsidRDefault="00F3057E" w:rsidP="00F3057E">
            <w:pPr>
              <w:jc w:val="center"/>
              <w:rPr>
                <w:color w:val="000000"/>
                <w:sz w:val="20"/>
                <w:szCs w:val="20"/>
              </w:rPr>
            </w:pPr>
            <w:r w:rsidRPr="00F3057E">
              <w:rPr>
                <w:color w:val="000000"/>
                <w:sz w:val="20"/>
                <w:szCs w:val="20"/>
              </w:rPr>
              <w:t>0.21</w:t>
            </w:r>
          </w:p>
        </w:tc>
        <w:tc>
          <w:tcPr>
            <w:tcW w:w="1300" w:type="dxa"/>
            <w:tcBorders>
              <w:top w:val="nil"/>
              <w:left w:val="nil"/>
              <w:bottom w:val="nil"/>
              <w:right w:val="nil"/>
            </w:tcBorders>
            <w:shd w:val="clear" w:color="auto" w:fill="auto"/>
            <w:noWrap/>
            <w:vAlign w:val="bottom"/>
            <w:hideMark/>
          </w:tcPr>
          <w:p w14:paraId="27CAD87B" w14:textId="77777777" w:rsidR="00F3057E" w:rsidRPr="00F3057E" w:rsidRDefault="00F3057E" w:rsidP="00F3057E">
            <w:pPr>
              <w:jc w:val="center"/>
              <w:rPr>
                <w:color w:val="000000"/>
                <w:sz w:val="20"/>
                <w:szCs w:val="20"/>
              </w:rPr>
            </w:pPr>
            <w:r w:rsidRPr="00F3057E">
              <w:rPr>
                <w:color w:val="000000"/>
                <w:sz w:val="20"/>
                <w:szCs w:val="20"/>
              </w:rPr>
              <w:t>0.13</w:t>
            </w:r>
          </w:p>
        </w:tc>
        <w:tc>
          <w:tcPr>
            <w:tcW w:w="1300" w:type="dxa"/>
            <w:tcBorders>
              <w:top w:val="nil"/>
              <w:left w:val="nil"/>
              <w:bottom w:val="nil"/>
              <w:right w:val="nil"/>
            </w:tcBorders>
            <w:shd w:val="clear" w:color="auto" w:fill="auto"/>
            <w:noWrap/>
            <w:vAlign w:val="bottom"/>
            <w:hideMark/>
          </w:tcPr>
          <w:p w14:paraId="2BDFBCA1" w14:textId="77777777" w:rsidR="00F3057E" w:rsidRPr="00F3057E" w:rsidRDefault="00F3057E" w:rsidP="00F3057E">
            <w:pPr>
              <w:jc w:val="center"/>
              <w:rPr>
                <w:color w:val="000000"/>
                <w:sz w:val="20"/>
                <w:szCs w:val="20"/>
              </w:rPr>
            </w:pPr>
            <w:r w:rsidRPr="00F3057E">
              <w:rPr>
                <w:color w:val="000000"/>
                <w:sz w:val="20"/>
                <w:szCs w:val="20"/>
              </w:rPr>
              <w:t>1.68</w:t>
            </w:r>
          </w:p>
        </w:tc>
        <w:tc>
          <w:tcPr>
            <w:tcW w:w="143" w:type="dxa"/>
            <w:tcBorders>
              <w:top w:val="nil"/>
              <w:left w:val="nil"/>
              <w:bottom w:val="nil"/>
              <w:right w:val="nil"/>
            </w:tcBorders>
            <w:shd w:val="clear" w:color="auto" w:fill="auto"/>
            <w:noWrap/>
            <w:vAlign w:val="bottom"/>
            <w:hideMark/>
          </w:tcPr>
          <w:p w14:paraId="41542D14" w14:textId="77777777" w:rsidR="00F3057E" w:rsidRPr="00F3057E" w:rsidRDefault="00F3057E" w:rsidP="00F3057E">
            <w:pPr>
              <w:jc w:val="center"/>
              <w:rPr>
                <w:color w:val="000000"/>
                <w:sz w:val="20"/>
                <w:szCs w:val="20"/>
              </w:rPr>
            </w:pPr>
          </w:p>
        </w:tc>
        <w:tc>
          <w:tcPr>
            <w:tcW w:w="560" w:type="dxa"/>
            <w:tcBorders>
              <w:top w:val="nil"/>
              <w:left w:val="nil"/>
              <w:bottom w:val="nil"/>
              <w:right w:val="nil"/>
            </w:tcBorders>
            <w:shd w:val="clear" w:color="auto" w:fill="auto"/>
            <w:noWrap/>
            <w:vAlign w:val="bottom"/>
            <w:hideMark/>
          </w:tcPr>
          <w:p w14:paraId="555221C5" w14:textId="77777777" w:rsidR="00F3057E" w:rsidRPr="00F3057E" w:rsidRDefault="00F3057E" w:rsidP="00F3057E">
            <w:pPr>
              <w:jc w:val="center"/>
              <w:rPr>
                <w:color w:val="000000"/>
                <w:sz w:val="20"/>
                <w:szCs w:val="20"/>
              </w:rPr>
            </w:pPr>
            <w:r w:rsidRPr="00F3057E">
              <w:rPr>
                <w:color w:val="000000"/>
                <w:sz w:val="20"/>
                <w:szCs w:val="20"/>
              </w:rPr>
              <w:t>0.093</w:t>
            </w:r>
          </w:p>
        </w:tc>
        <w:tc>
          <w:tcPr>
            <w:tcW w:w="389" w:type="dxa"/>
            <w:tcBorders>
              <w:top w:val="nil"/>
              <w:left w:val="nil"/>
              <w:bottom w:val="nil"/>
              <w:right w:val="nil"/>
            </w:tcBorders>
            <w:shd w:val="clear" w:color="auto" w:fill="auto"/>
            <w:noWrap/>
            <w:vAlign w:val="bottom"/>
            <w:hideMark/>
          </w:tcPr>
          <w:p w14:paraId="4AE663AC" w14:textId="77777777" w:rsidR="00F3057E" w:rsidRPr="00F3057E" w:rsidRDefault="00F3057E" w:rsidP="00F3057E">
            <w:pPr>
              <w:rPr>
                <w:color w:val="000000"/>
                <w:sz w:val="20"/>
                <w:szCs w:val="20"/>
              </w:rPr>
            </w:pPr>
            <w:r w:rsidRPr="00F3057E">
              <w:rPr>
                <w:color w:val="000000"/>
                <w:sz w:val="20"/>
                <w:szCs w:val="20"/>
              </w:rPr>
              <w:t>.</w:t>
            </w:r>
          </w:p>
        </w:tc>
      </w:tr>
      <w:tr w:rsidR="00F3057E" w:rsidRPr="00F3057E" w14:paraId="549DF07A" w14:textId="77777777" w:rsidTr="00F3057E">
        <w:trPr>
          <w:trHeight w:val="320"/>
        </w:trPr>
        <w:tc>
          <w:tcPr>
            <w:tcW w:w="2620" w:type="dxa"/>
            <w:tcBorders>
              <w:top w:val="nil"/>
              <w:left w:val="nil"/>
              <w:bottom w:val="single" w:sz="4" w:space="0" w:color="auto"/>
              <w:right w:val="nil"/>
            </w:tcBorders>
            <w:shd w:val="clear" w:color="auto" w:fill="auto"/>
            <w:noWrap/>
            <w:vAlign w:val="bottom"/>
            <w:hideMark/>
          </w:tcPr>
          <w:p w14:paraId="793201EC" w14:textId="77777777" w:rsidR="00F3057E" w:rsidRPr="00F3057E" w:rsidRDefault="00F3057E" w:rsidP="00F3057E">
            <w:pPr>
              <w:rPr>
                <w:color w:val="000000"/>
                <w:sz w:val="20"/>
                <w:szCs w:val="20"/>
              </w:rPr>
            </w:pPr>
            <w:r w:rsidRPr="00F3057E">
              <w:rPr>
                <w:color w:val="000000"/>
                <w:sz w:val="20"/>
                <w:szCs w:val="20"/>
              </w:rPr>
              <w:t>Watering x Grass x Tolerance</w:t>
            </w:r>
          </w:p>
        </w:tc>
        <w:tc>
          <w:tcPr>
            <w:tcW w:w="1300" w:type="dxa"/>
            <w:tcBorders>
              <w:top w:val="nil"/>
              <w:left w:val="nil"/>
              <w:bottom w:val="single" w:sz="4" w:space="0" w:color="auto"/>
              <w:right w:val="nil"/>
            </w:tcBorders>
            <w:shd w:val="clear" w:color="auto" w:fill="auto"/>
            <w:noWrap/>
            <w:vAlign w:val="bottom"/>
            <w:hideMark/>
          </w:tcPr>
          <w:p w14:paraId="0E80AD4E" w14:textId="77777777" w:rsidR="00F3057E" w:rsidRPr="00F3057E" w:rsidRDefault="00F3057E" w:rsidP="00F3057E">
            <w:pPr>
              <w:jc w:val="center"/>
              <w:rPr>
                <w:color w:val="000000"/>
                <w:sz w:val="20"/>
                <w:szCs w:val="20"/>
              </w:rPr>
            </w:pPr>
            <w:r w:rsidRPr="00F3057E">
              <w:rPr>
                <w:color w:val="000000"/>
                <w:sz w:val="20"/>
                <w:szCs w:val="20"/>
              </w:rPr>
              <w:t>0.25</w:t>
            </w:r>
          </w:p>
        </w:tc>
        <w:tc>
          <w:tcPr>
            <w:tcW w:w="1300" w:type="dxa"/>
            <w:tcBorders>
              <w:top w:val="nil"/>
              <w:left w:val="nil"/>
              <w:bottom w:val="single" w:sz="4" w:space="0" w:color="auto"/>
              <w:right w:val="nil"/>
            </w:tcBorders>
            <w:shd w:val="clear" w:color="auto" w:fill="auto"/>
            <w:noWrap/>
            <w:vAlign w:val="bottom"/>
            <w:hideMark/>
          </w:tcPr>
          <w:p w14:paraId="79853278" w14:textId="77777777" w:rsidR="00F3057E" w:rsidRPr="00F3057E" w:rsidRDefault="00F3057E" w:rsidP="00F3057E">
            <w:pPr>
              <w:jc w:val="center"/>
              <w:rPr>
                <w:color w:val="000000"/>
                <w:sz w:val="20"/>
                <w:szCs w:val="20"/>
              </w:rPr>
            </w:pPr>
            <w:r w:rsidRPr="00F3057E">
              <w:rPr>
                <w:color w:val="000000"/>
                <w:sz w:val="20"/>
                <w:szCs w:val="20"/>
              </w:rPr>
              <w:t>0.10</w:t>
            </w:r>
          </w:p>
        </w:tc>
        <w:tc>
          <w:tcPr>
            <w:tcW w:w="1300" w:type="dxa"/>
            <w:tcBorders>
              <w:top w:val="nil"/>
              <w:left w:val="nil"/>
              <w:bottom w:val="single" w:sz="4" w:space="0" w:color="auto"/>
              <w:right w:val="nil"/>
            </w:tcBorders>
            <w:shd w:val="clear" w:color="auto" w:fill="auto"/>
            <w:noWrap/>
            <w:vAlign w:val="bottom"/>
            <w:hideMark/>
          </w:tcPr>
          <w:p w14:paraId="05EE1B16" w14:textId="77777777" w:rsidR="00F3057E" w:rsidRPr="00F3057E" w:rsidRDefault="00F3057E" w:rsidP="00F3057E">
            <w:pPr>
              <w:jc w:val="center"/>
              <w:rPr>
                <w:color w:val="000000"/>
                <w:sz w:val="20"/>
                <w:szCs w:val="20"/>
              </w:rPr>
            </w:pPr>
            <w:r w:rsidRPr="00F3057E">
              <w:rPr>
                <w:color w:val="000000"/>
                <w:sz w:val="20"/>
                <w:szCs w:val="20"/>
              </w:rPr>
              <w:t>2.48</w:t>
            </w:r>
          </w:p>
        </w:tc>
        <w:tc>
          <w:tcPr>
            <w:tcW w:w="143" w:type="dxa"/>
            <w:tcBorders>
              <w:top w:val="nil"/>
              <w:left w:val="nil"/>
              <w:bottom w:val="single" w:sz="4" w:space="0" w:color="auto"/>
              <w:right w:val="nil"/>
            </w:tcBorders>
            <w:shd w:val="clear" w:color="auto" w:fill="auto"/>
            <w:noWrap/>
            <w:vAlign w:val="bottom"/>
            <w:hideMark/>
          </w:tcPr>
          <w:p w14:paraId="1A91C747" w14:textId="77777777" w:rsidR="00F3057E" w:rsidRPr="00F3057E" w:rsidRDefault="00F3057E" w:rsidP="00F3057E">
            <w:pPr>
              <w:jc w:val="center"/>
              <w:rPr>
                <w:color w:val="000000"/>
                <w:sz w:val="20"/>
                <w:szCs w:val="20"/>
              </w:rPr>
            </w:pPr>
            <w:r w:rsidRPr="00F3057E">
              <w:rPr>
                <w:color w:val="000000"/>
                <w:sz w:val="20"/>
                <w:szCs w:val="20"/>
              </w:rPr>
              <w:t> </w:t>
            </w:r>
          </w:p>
        </w:tc>
        <w:tc>
          <w:tcPr>
            <w:tcW w:w="560" w:type="dxa"/>
            <w:tcBorders>
              <w:top w:val="nil"/>
              <w:left w:val="nil"/>
              <w:bottom w:val="single" w:sz="4" w:space="0" w:color="auto"/>
              <w:right w:val="nil"/>
            </w:tcBorders>
            <w:shd w:val="clear" w:color="auto" w:fill="auto"/>
            <w:noWrap/>
            <w:vAlign w:val="bottom"/>
            <w:hideMark/>
          </w:tcPr>
          <w:p w14:paraId="6596AFAE" w14:textId="77777777" w:rsidR="00F3057E" w:rsidRPr="00F3057E" w:rsidRDefault="00F3057E" w:rsidP="00F3057E">
            <w:pPr>
              <w:jc w:val="center"/>
              <w:rPr>
                <w:color w:val="000000"/>
                <w:sz w:val="20"/>
                <w:szCs w:val="20"/>
              </w:rPr>
            </w:pPr>
            <w:r w:rsidRPr="00F3057E">
              <w:rPr>
                <w:color w:val="000000"/>
                <w:sz w:val="20"/>
                <w:szCs w:val="20"/>
              </w:rPr>
              <w:t>0.013</w:t>
            </w:r>
          </w:p>
        </w:tc>
        <w:tc>
          <w:tcPr>
            <w:tcW w:w="389" w:type="dxa"/>
            <w:tcBorders>
              <w:top w:val="nil"/>
              <w:left w:val="nil"/>
              <w:bottom w:val="single" w:sz="4" w:space="0" w:color="auto"/>
              <w:right w:val="nil"/>
            </w:tcBorders>
            <w:shd w:val="clear" w:color="auto" w:fill="auto"/>
            <w:noWrap/>
            <w:vAlign w:val="bottom"/>
            <w:hideMark/>
          </w:tcPr>
          <w:p w14:paraId="60DE8B96" w14:textId="77777777" w:rsidR="00F3057E" w:rsidRPr="00F3057E" w:rsidRDefault="00F3057E" w:rsidP="00F3057E">
            <w:pPr>
              <w:rPr>
                <w:color w:val="000000"/>
                <w:sz w:val="20"/>
                <w:szCs w:val="20"/>
              </w:rPr>
            </w:pPr>
            <w:r w:rsidRPr="00F3057E">
              <w:rPr>
                <w:color w:val="000000"/>
                <w:sz w:val="20"/>
                <w:szCs w:val="20"/>
              </w:rPr>
              <w:t>*</w:t>
            </w:r>
          </w:p>
        </w:tc>
      </w:tr>
      <w:tr w:rsidR="00F3057E" w:rsidRPr="00F3057E" w14:paraId="1852943D" w14:textId="77777777" w:rsidTr="00F3057E">
        <w:trPr>
          <w:trHeight w:val="320"/>
        </w:trPr>
        <w:tc>
          <w:tcPr>
            <w:tcW w:w="2620" w:type="dxa"/>
            <w:tcBorders>
              <w:top w:val="nil"/>
              <w:left w:val="nil"/>
              <w:bottom w:val="nil"/>
              <w:right w:val="nil"/>
            </w:tcBorders>
            <w:shd w:val="clear" w:color="auto" w:fill="auto"/>
            <w:noWrap/>
            <w:vAlign w:val="bottom"/>
            <w:hideMark/>
          </w:tcPr>
          <w:p w14:paraId="4A1F633E" w14:textId="77777777" w:rsidR="00F3057E" w:rsidRPr="00F3057E" w:rsidRDefault="00F3057E" w:rsidP="00F3057E">
            <w:pPr>
              <w:rPr>
                <w:color w:val="000000"/>
                <w:sz w:val="20"/>
                <w:szCs w:val="20"/>
              </w:rPr>
            </w:pPr>
          </w:p>
        </w:tc>
        <w:tc>
          <w:tcPr>
            <w:tcW w:w="1300" w:type="dxa"/>
            <w:tcBorders>
              <w:top w:val="nil"/>
              <w:left w:val="nil"/>
              <w:bottom w:val="nil"/>
              <w:right w:val="nil"/>
            </w:tcBorders>
            <w:shd w:val="clear" w:color="auto" w:fill="auto"/>
            <w:noWrap/>
            <w:vAlign w:val="bottom"/>
            <w:hideMark/>
          </w:tcPr>
          <w:p w14:paraId="312F2315" w14:textId="77777777" w:rsidR="00F3057E" w:rsidRPr="00F3057E" w:rsidRDefault="00F3057E" w:rsidP="00F3057E">
            <w:pPr>
              <w:rPr>
                <w:sz w:val="20"/>
                <w:szCs w:val="20"/>
              </w:rPr>
            </w:pPr>
          </w:p>
        </w:tc>
        <w:tc>
          <w:tcPr>
            <w:tcW w:w="1300" w:type="dxa"/>
            <w:tcBorders>
              <w:top w:val="nil"/>
              <w:left w:val="nil"/>
              <w:bottom w:val="nil"/>
              <w:right w:val="nil"/>
            </w:tcBorders>
            <w:shd w:val="clear" w:color="auto" w:fill="auto"/>
            <w:noWrap/>
            <w:vAlign w:val="bottom"/>
            <w:hideMark/>
          </w:tcPr>
          <w:p w14:paraId="7861A322" w14:textId="77777777" w:rsidR="00F3057E" w:rsidRPr="00F3057E" w:rsidRDefault="00F3057E" w:rsidP="00F3057E">
            <w:pPr>
              <w:rPr>
                <w:sz w:val="20"/>
                <w:szCs w:val="20"/>
              </w:rPr>
            </w:pPr>
          </w:p>
        </w:tc>
        <w:tc>
          <w:tcPr>
            <w:tcW w:w="1300" w:type="dxa"/>
            <w:tcBorders>
              <w:top w:val="nil"/>
              <w:left w:val="nil"/>
              <w:bottom w:val="nil"/>
              <w:right w:val="nil"/>
            </w:tcBorders>
            <w:shd w:val="clear" w:color="auto" w:fill="auto"/>
            <w:noWrap/>
            <w:vAlign w:val="bottom"/>
            <w:hideMark/>
          </w:tcPr>
          <w:p w14:paraId="54BC4CA1" w14:textId="77777777" w:rsidR="00F3057E" w:rsidRPr="00F3057E" w:rsidRDefault="00F3057E" w:rsidP="00F3057E">
            <w:pPr>
              <w:rPr>
                <w:sz w:val="20"/>
                <w:szCs w:val="20"/>
              </w:rPr>
            </w:pPr>
          </w:p>
        </w:tc>
        <w:tc>
          <w:tcPr>
            <w:tcW w:w="143" w:type="dxa"/>
            <w:tcBorders>
              <w:top w:val="nil"/>
              <w:left w:val="nil"/>
              <w:bottom w:val="nil"/>
              <w:right w:val="nil"/>
            </w:tcBorders>
            <w:shd w:val="clear" w:color="auto" w:fill="auto"/>
            <w:noWrap/>
            <w:vAlign w:val="bottom"/>
            <w:hideMark/>
          </w:tcPr>
          <w:p w14:paraId="56D4B14D" w14:textId="77777777" w:rsidR="00F3057E" w:rsidRPr="00F3057E" w:rsidRDefault="00F3057E" w:rsidP="00F3057E">
            <w:pPr>
              <w:rPr>
                <w:sz w:val="20"/>
                <w:szCs w:val="20"/>
              </w:rPr>
            </w:pPr>
          </w:p>
        </w:tc>
        <w:tc>
          <w:tcPr>
            <w:tcW w:w="560" w:type="dxa"/>
            <w:tcBorders>
              <w:top w:val="nil"/>
              <w:left w:val="nil"/>
              <w:bottom w:val="nil"/>
              <w:right w:val="nil"/>
            </w:tcBorders>
            <w:shd w:val="clear" w:color="auto" w:fill="auto"/>
            <w:noWrap/>
            <w:vAlign w:val="bottom"/>
            <w:hideMark/>
          </w:tcPr>
          <w:p w14:paraId="38A2B7A2" w14:textId="77777777" w:rsidR="00F3057E" w:rsidRPr="00F3057E" w:rsidRDefault="00F3057E" w:rsidP="00F3057E">
            <w:pPr>
              <w:rPr>
                <w:sz w:val="20"/>
                <w:szCs w:val="20"/>
              </w:rPr>
            </w:pPr>
          </w:p>
        </w:tc>
        <w:tc>
          <w:tcPr>
            <w:tcW w:w="389" w:type="dxa"/>
            <w:tcBorders>
              <w:top w:val="nil"/>
              <w:left w:val="nil"/>
              <w:bottom w:val="nil"/>
              <w:right w:val="nil"/>
            </w:tcBorders>
            <w:shd w:val="clear" w:color="auto" w:fill="auto"/>
            <w:noWrap/>
            <w:vAlign w:val="bottom"/>
            <w:hideMark/>
          </w:tcPr>
          <w:p w14:paraId="556B8177" w14:textId="77777777" w:rsidR="00F3057E" w:rsidRPr="00F3057E" w:rsidRDefault="00F3057E" w:rsidP="00F3057E">
            <w:pPr>
              <w:rPr>
                <w:sz w:val="20"/>
                <w:szCs w:val="20"/>
              </w:rPr>
            </w:pPr>
          </w:p>
        </w:tc>
      </w:tr>
      <w:tr w:rsidR="00F3057E" w:rsidRPr="00F3057E" w14:paraId="1FF3E3B6" w14:textId="77777777" w:rsidTr="00F3057E">
        <w:trPr>
          <w:trHeight w:val="320"/>
        </w:trPr>
        <w:tc>
          <w:tcPr>
            <w:tcW w:w="2620" w:type="dxa"/>
            <w:tcBorders>
              <w:top w:val="nil"/>
              <w:left w:val="nil"/>
              <w:bottom w:val="nil"/>
              <w:right w:val="nil"/>
            </w:tcBorders>
            <w:shd w:val="clear" w:color="auto" w:fill="auto"/>
            <w:noWrap/>
            <w:vAlign w:val="bottom"/>
            <w:hideMark/>
          </w:tcPr>
          <w:p w14:paraId="330DB21E" w14:textId="77777777" w:rsidR="00F3057E" w:rsidRPr="00F3057E" w:rsidRDefault="00F3057E" w:rsidP="00F3057E">
            <w:pPr>
              <w:rPr>
                <w:sz w:val="20"/>
                <w:szCs w:val="20"/>
              </w:rPr>
            </w:pPr>
          </w:p>
        </w:tc>
        <w:tc>
          <w:tcPr>
            <w:tcW w:w="1300" w:type="dxa"/>
            <w:tcBorders>
              <w:top w:val="nil"/>
              <w:left w:val="nil"/>
              <w:bottom w:val="nil"/>
              <w:right w:val="nil"/>
            </w:tcBorders>
            <w:shd w:val="clear" w:color="auto" w:fill="auto"/>
            <w:noWrap/>
            <w:vAlign w:val="bottom"/>
            <w:hideMark/>
          </w:tcPr>
          <w:p w14:paraId="2F76E717" w14:textId="77777777" w:rsidR="00F3057E" w:rsidRPr="00F3057E" w:rsidRDefault="00F3057E" w:rsidP="00F3057E">
            <w:pPr>
              <w:rPr>
                <w:sz w:val="20"/>
                <w:szCs w:val="20"/>
              </w:rPr>
            </w:pPr>
          </w:p>
        </w:tc>
        <w:tc>
          <w:tcPr>
            <w:tcW w:w="1300" w:type="dxa"/>
            <w:tcBorders>
              <w:top w:val="nil"/>
              <w:left w:val="nil"/>
              <w:bottom w:val="nil"/>
              <w:right w:val="nil"/>
            </w:tcBorders>
            <w:shd w:val="clear" w:color="auto" w:fill="auto"/>
            <w:noWrap/>
            <w:vAlign w:val="bottom"/>
            <w:hideMark/>
          </w:tcPr>
          <w:p w14:paraId="7F8C2E0D" w14:textId="77777777" w:rsidR="00F3057E" w:rsidRPr="00F3057E" w:rsidRDefault="00F3057E" w:rsidP="00F3057E">
            <w:pPr>
              <w:rPr>
                <w:sz w:val="20"/>
                <w:szCs w:val="20"/>
              </w:rPr>
            </w:pPr>
          </w:p>
        </w:tc>
        <w:tc>
          <w:tcPr>
            <w:tcW w:w="1300" w:type="dxa"/>
            <w:tcBorders>
              <w:top w:val="nil"/>
              <w:left w:val="nil"/>
              <w:bottom w:val="nil"/>
              <w:right w:val="nil"/>
            </w:tcBorders>
            <w:shd w:val="clear" w:color="auto" w:fill="auto"/>
            <w:noWrap/>
            <w:vAlign w:val="bottom"/>
            <w:hideMark/>
          </w:tcPr>
          <w:p w14:paraId="3FCF9A9D" w14:textId="77777777" w:rsidR="00F3057E" w:rsidRPr="00F3057E" w:rsidRDefault="00F3057E" w:rsidP="00F3057E">
            <w:pPr>
              <w:rPr>
                <w:sz w:val="20"/>
                <w:szCs w:val="20"/>
              </w:rPr>
            </w:pPr>
          </w:p>
        </w:tc>
        <w:tc>
          <w:tcPr>
            <w:tcW w:w="143" w:type="dxa"/>
            <w:tcBorders>
              <w:top w:val="nil"/>
              <w:left w:val="nil"/>
              <w:bottom w:val="nil"/>
              <w:right w:val="nil"/>
            </w:tcBorders>
            <w:shd w:val="clear" w:color="auto" w:fill="auto"/>
            <w:noWrap/>
            <w:vAlign w:val="bottom"/>
            <w:hideMark/>
          </w:tcPr>
          <w:p w14:paraId="1A6B5679" w14:textId="77777777" w:rsidR="00F3057E" w:rsidRPr="00F3057E" w:rsidRDefault="00F3057E" w:rsidP="00F3057E">
            <w:pPr>
              <w:rPr>
                <w:sz w:val="20"/>
                <w:szCs w:val="20"/>
              </w:rPr>
            </w:pPr>
          </w:p>
        </w:tc>
        <w:tc>
          <w:tcPr>
            <w:tcW w:w="560" w:type="dxa"/>
            <w:tcBorders>
              <w:top w:val="nil"/>
              <w:left w:val="nil"/>
              <w:bottom w:val="nil"/>
              <w:right w:val="nil"/>
            </w:tcBorders>
            <w:shd w:val="clear" w:color="auto" w:fill="auto"/>
            <w:noWrap/>
            <w:vAlign w:val="bottom"/>
            <w:hideMark/>
          </w:tcPr>
          <w:p w14:paraId="22E126D7" w14:textId="77777777" w:rsidR="00F3057E" w:rsidRPr="00F3057E" w:rsidRDefault="00F3057E" w:rsidP="00F3057E">
            <w:pPr>
              <w:rPr>
                <w:sz w:val="20"/>
                <w:szCs w:val="20"/>
              </w:rPr>
            </w:pPr>
          </w:p>
        </w:tc>
        <w:tc>
          <w:tcPr>
            <w:tcW w:w="389" w:type="dxa"/>
            <w:tcBorders>
              <w:top w:val="nil"/>
              <w:left w:val="nil"/>
              <w:bottom w:val="nil"/>
              <w:right w:val="nil"/>
            </w:tcBorders>
            <w:shd w:val="clear" w:color="auto" w:fill="auto"/>
            <w:noWrap/>
            <w:vAlign w:val="bottom"/>
            <w:hideMark/>
          </w:tcPr>
          <w:p w14:paraId="329BD980" w14:textId="77777777" w:rsidR="00F3057E" w:rsidRPr="00F3057E" w:rsidRDefault="00F3057E" w:rsidP="00F3057E">
            <w:pPr>
              <w:rPr>
                <w:sz w:val="20"/>
                <w:szCs w:val="20"/>
              </w:rPr>
            </w:pPr>
          </w:p>
        </w:tc>
      </w:tr>
      <w:tr w:rsidR="00F3057E" w:rsidRPr="00F3057E" w14:paraId="62E28452" w14:textId="77777777" w:rsidTr="00F3057E">
        <w:trPr>
          <w:trHeight w:val="340"/>
        </w:trPr>
        <w:tc>
          <w:tcPr>
            <w:tcW w:w="2620" w:type="dxa"/>
            <w:tcBorders>
              <w:top w:val="nil"/>
              <w:left w:val="nil"/>
              <w:bottom w:val="nil"/>
              <w:right w:val="nil"/>
            </w:tcBorders>
            <w:shd w:val="clear" w:color="auto" w:fill="auto"/>
            <w:noWrap/>
            <w:vAlign w:val="bottom"/>
            <w:hideMark/>
          </w:tcPr>
          <w:p w14:paraId="6A737948" w14:textId="0B74B943" w:rsidR="00F3057E" w:rsidRPr="00F3057E" w:rsidRDefault="00F3057E" w:rsidP="00F3057E">
            <w:pPr>
              <w:rPr>
                <w:color w:val="000000"/>
                <w:sz w:val="20"/>
                <w:szCs w:val="20"/>
              </w:rPr>
            </w:pPr>
            <w:r w:rsidRPr="00F3057E">
              <w:rPr>
                <w:color w:val="000000"/>
                <w:sz w:val="20"/>
                <w:szCs w:val="20"/>
              </w:rPr>
              <w:t xml:space="preserve">(b) </w:t>
            </w:r>
            <w:ins w:id="146" w:author="Marina LaForgia" w:date="2019-01-26T08:21:00Z">
              <w:r w:rsidR="00372503">
                <w:rPr>
                  <w:color w:val="000000"/>
                  <w:sz w:val="20"/>
                  <w:szCs w:val="20"/>
                </w:rPr>
                <w:t xml:space="preserve">Seed </w:t>
              </w:r>
            </w:ins>
            <w:ins w:id="147" w:author="Marina LaForgia" w:date="2019-01-26T08:22:00Z">
              <w:r w:rsidR="00372503">
                <w:rPr>
                  <w:color w:val="000000"/>
                  <w:sz w:val="20"/>
                  <w:szCs w:val="20"/>
                </w:rPr>
                <w:t>set</w:t>
              </w:r>
            </w:ins>
            <w:del w:id="148" w:author="Marina LaForgia" w:date="2019-01-26T08:21:00Z">
              <w:r w:rsidRPr="00F3057E" w:rsidDel="00372503">
                <w:rPr>
                  <w:color w:val="000000"/>
                  <w:sz w:val="20"/>
                  <w:szCs w:val="20"/>
                </w:rPr>
                <w:delText>Fecundity</w:delText>
              </w:r>
            </w:del>
          </w:p>
        </w:tc>
        <w:tc>
          <w:tcPr>
            <w:tcW w:w="1300" w:type="dxa"/>
            <w:tcBorders>
              <w:top w:val="nil"/>
              <w:left w:val="nil"/>
              <w:bottom w:val="nil"/>
              <w:right w:val="nil"/>
            </w:tcBorders>
            <w:shd w:val="clear" w:color="auto" w:fill="auto"/>
            <w:noWrap/>
            <w:vAlign w:val="bottom"/>
            <w:hideMark/>
          </w:tcPr>
          <w:p w14:paraId="6B00B9E3" w14:textId="77777777" w:rsidR="00F3057E" w:rsidRPr="00F3057E" w:rsidRDefault="00F3057E" w:rsidP="00F3057E">
            <w:pPr>
              <w:rPr>
                <w:color w:val="000000"/>
                <w:sz w:val="20"/>
                <w:szCs w:val="20"/>
              </w:rPr>
            </w:pPr>
          </w:p>
        </w:tc>
        <w:tc>
          <w:tcPr>
            <w:tcW w:w="1300" w:type="dxa"/>
            <w:tcBorders>
              <w:top w:val="nil"/>
              <w:left w:val="nil"/>
              <w:bottom w:val="nil"/>
              <w:right w:val="nil"/>
            </w:tcBorders>
            <w:shd w:val="clear" w:color="auto" w:fill="auto"/>
            <w:noWrap/>
            <w:vAlign w:val="bottom"/>
            <w:hideMark/>
          </w:tcPr>
          <w:p w14:paraId="15E8278A" w14:textId="77777777" w:rsidR="00F3057E" w:rsidRPr="00F3057E" w:rsidRDefault="00F3057E" w:rsidP="00F3057E">
            <w:pPr>
              <w:rPr>
                <w:sz w:val="20"/>
                <w:szCs w:val="20"/>
              </w:rPr>
            </w:pPr>
          </w:p>
        </w:tc>
        <w:tc>
          <w:tcPr>
            <w:tcW w:w="1300" w:type="dxa"/>
            <w:tcBorders>
              <w:top w:val="nil"/>
              <w:left w:val="nil"/>
              <w:bottom w:val="nil"/>
              <w:right w:val="nil"/>
            </w:tcBorders>
            <w:shd w:val="clear" w:color="auto" w:fill="auto"/>
            <w:noWrap/>
            <w:vAlign w:val="bottom"/>
            <w:hideMark/>
          </w:tcPr>
          <w:p w14:paraId="0641862B" w14:textId="77777777" w:rsidR="00F3057E" w:rsidRPr="00F3057E" w:rsidRDefault="00F3057E" w:rsidP="00F3057E">
            <w:pPr>
              <w:rPr>
                <w:sz w:val="20"/>
                <w:szCs w:val="20"/>
              </w:rPr>
            </w:pPr>
          </w:p>
        </w:tc>
        <w:tc>
          <w:tcPr>
            <w:tcW w:w="143" w:type="dxa"/>
            <w:tcBorders>
              <w:top w:val="nil"/>
              <w:left w:val="nil"/>
              <w:bottom w:val="nil"/>
              <w:right w:val="nil"/>
            </w:tcBorders>
            <w:shd w:val="clear" w:color="auto" w:fill="auto"/>
            <w:noWrap/>
            <w:vAlign w:val="bottom"/>
            <w:hideMark/>
          </w:tcPr>
          <w:p w14:paraId="1AC4D978" w14:textId="77777777" w:rsidR="00F3057E" w:rsidRPr="00F3057E" w:rsidRDefault="00F3057E" w:rsidP="00F3057E">
            <w:pPr>
              <w:rPr>
                <w:sz w:val="20"/>
                <w:szCs w:val="20"/>
              </w:rPr>
            </w:pPr>
          </w:p>
        </w:tc>
        <w:tc>
          <w:tcPr>
            <w:tcW w:w="560" w:type="dxa"/>
            <w:tcBorders>
              <w:top w:val="nil"/>
              <w:left w:val="nil"/>
              <w:bottom w:val="nil"/>
              <w:right w:val="nil"/>
            </w:tcBorders>
            <w:shd w:val="clear" w:color="auto" w:fill="auto"/>
            <w:noWrap/>
            <w:vAlign w:val="bottom"/>
            <w:hideMark/>
          </w:tcPr>
          <w:p w14:paraId="0CD78CC4" w14:textId="77777777" w:rsidR="00F3057E" w:rsidRPr="00F3057E" w:rsidRDefault="00F3057E" w:rsidP="00F3057E">
            <w:pPr>
              <w:rPr>
                <w:sz w:val="20"/>
                <w:szCs w:val="20"/>
              </w:rPr>
            </w:pPr>
          </w:p>
        </w:tc>
        <w:tc>
          <w:tcPr>
            <w:tcW w:w="389" w:type="dxa"/>
            <w:tcBorders>
              <w:top w:val="nil"/>
              <w:left w:val="nil"/>
              <w:bottom w:val="nil"/>
              <w:right w:val="nil"/>
            </w:tcBorders>
            <w:shd w:val="clear" w:color="auto" w:fill="auto"/>
            <w:noWrap/>
            <w:vAlign w:val="bottom"/>
            <w:hideMark/>
          </w:tcPr>
          <w:p w14:paraId="443FE936" w14:textId="77777777" w:rsidR="00F3057E" w:rsidRPr="00F3057E" w:rsidRDefault="00F3057E" w:rsidP="00F3057E">
            <w:pPr>
              <w:rPr>
                <w:sz w:val="20"/>
                <w:szCs w:val="20"/>
              </w:rPr>
            </w:pPr>
          </w:p>
        </w:tc>
      </w:tr>
      <w:tr w:rsidR="00F3057E" w:rsidRPr="00F3057E" w14:paraId="7B5E244A" w14:textId="77777777" w:rsidTr="00F3057E">
        <w:trPr>
          <w:trHeight w:val="340"/>
        </w:trPr>
        <w:tc>
          <w:tcPr>
            <w:tcW w:w="2620" w:type="dxa"/>
            <w:tcBorders>
              <w:top w:val="nil"/>
              <w:left w:val="nil"/>
              <w:bottom w:val="single" w:sz="4" w:space="0" w:color="auto"/>
              <w:right w:val="nil"/>
            </w:tcBorders>
            <w:shd w:val="clear" w:color="auto" w:fill="auto"/>
            <w:noWrap/>
            <w:vAlign w:val="bottom"/>
            <w:hideMark/>
          </w:tcPr>
          <w:p w14:paraId="26FB3779" w14:textId="77777777" w:rsidR="00F3057E" w:rsidRPr="00F3057E" w:rsidRDefault="00F3057E" w:rsidP="00F3057E">
            <w:pPr>
              <w:jc w:val="center"/>
              <w:rPr>
                <w:color w:val="000000"/>
                <w:sz w:val="20"/>
                <w:szCs w:val="20"/>
              </w:rPr>
            </w:pPr>
            <w:r w:rsidRPr="00F3057E">
              <w:rPr>
                <w:color w:val="000000"/>
                <w:sz w:val="20"/>
                <w:szCs w:val="20"/>
              </w:rPr>
              <w:t> </w:t>
            </w:r>
          </w:p>
        </w:tc>
        <w:tc>
          <w:tcPr>
            <w:tcW w:w="1300" w:type="dxa"/>
            <w:tcBorders>
              <w:top w:val="double" w:sz="6" w:space="0" w:color="auto"/>
              <w:left w:val="nil"/>
              <w:bottom w:val="single" w:sz="4" w:space="0" w:color="auto"/>
              <w:right w:val="nil"/>
            </w:tcBorders>
            <w:shd w:val="clear" w:color="auto" w:fill="auto"/>
            <w:noWrap/>
            <w:vAlign w:val="bottom"/>
            <w:hideMark/>
          </w:tcPr>
          <w:p w14:paraId="0E8BF633" w14:textId="77777777" w:rsidR="00F3057E" w:rsidRPr="00F3057E" w:rsidRDefault="00F3057E" w:rsidP="00F3057E">
            <w:pPr>
              <w:jc w:val="center"/>
              <w:rPr>
                <w:color w:val="000000"/>
                <w:sz w:val="20"/>
                <w:szCs w:val="20"/>
              </w:rPr>
            </w:pPr>
            <w:r w:rsidRPr="00F3057E">
              <w:rPr>
                <w:color w:val="000000"/>
                <w:sz w:val="20"/>
                <w:szCs w:val="20"/>
              </w:rPr>
              <w:t>Estimate</w:t>
            </w:r>
          </w:p>
        </w:tc>
        <w:tc>
          <w:tcPr>
            <w:tcW w:w="1300" w:type="dxa"/>
            <w:tcBorders>
              <w:top w:val="double" w:sz="6" w:space="0" w:color="auto"/>
              <w:left w:val="nil"/>
              <w:bottom w:val="single" w:sz="4" w:space="0" w:color="auto"/>
              <w:right w:val="nil"/>
            </w:tcBorders>
            <w:shd w:val="clear" w:color="auto" w:fill="auto"/>
            <w:noWrap/>
            <w:vAlign w:val="bottom"/>
            <w:hideMark/>
          </w:tcPr>
          <w:p w14:paraId="2A70C2D1" w14:textId="77777777" w:rsidR="00F3057E" w:rsidRPr="00F3057E" w:rsidRDefault="00F3057E" w:rsidP="00F3057E">
            <w:pPr>
              <w:jc w:val="center"/>
              <w:rPr>
                <w:color w:val="000000"/>
                <w:sz w:val="20"/>
                <w:szCs w:val="20"/>
              </w:rPr>
            </w:pPr>
            <w:r w:rsidRPr="00F3057E">
              <w:rPr>
                <w:color w:val="000000"/>
                <w:sz w:val="20"/>
                <w:szCs w:val="20"/>
              </w:rPr>
              <w:t>Std. Error</w:t>
            </w:r>
          </w:p>
        </w:tc>
        <w:tc>
          <w:tcPr>
            <w:tcW w:w="1300" w:type="dxa"/>
            <w:tcBorders>
              <w:top w:val="double" w:sz="6" w:space="0" w:color="auto"/>
              <w:left w:val="nil"/>
              <w:bottom w:val="single" w:sz="4" w:space="0" w:color="auto"/>
              <w:right w:val="nil"/>
            </w:tcBorders>
            <w:shd w:val="clear" w:color="auto" w:fill="auto"/>
            <w:noWrap/>
            <w:vAlign w:val="bottom"/>
            <w:hideMark/>
          </w:tcPr>
          <w:p w14:paraId="42EE9FEC" w14:textId="77777777" w:rsidR="00F3057E" w:rsidRPr="00F3057E" w:rsidRDefault="00F3057E" w:rsidP="00F3057E">
            <w:pPr>
              <w:jc w:val="center"/>
              <w:rPr>
                <w:color w:val="000000"/>
                <w:sz w:val="20"/>
                <w:szCs w:val="20"/>
              </w:rPr>
            </w:pPr>
            <w:r w:rsidRPr="00F3057E">
              <w:rPr>
                <w:color w:val="000000"/>
                <w:sz w:val="20"/>
                <w:szCs w:val="20"/>
              </w:rPr>
              <w:t>t value</w:t>
            </w:r>
          </w:p>
        </w:tc>
        <w:tc>
          <w:tcPr>
            <w:tcW w:w="1092" w:type="dxa"/>
            <w:gridSpan w:val="3"/>
            <w:tcBorders>
              <w:top w:val="double" w:sz="6" w:space="0" w:color="auto"/>
              <w:left w:val="nil"/>
              <w:bottom w:val="single" w:sz="4" w:space="0" w:color="auto"/>
              <w:right w:val="nil"/>
            </w:tcBorders>
            <w:shd w:val="clear" w:color="auto" w:fill="auto"/>
            <w:noWrap/>
            <w:vAlign w:val="bottom"/>
            <w:hideMark/>
          </w:tcPr>
          <w:p w14:paraId="5779EBF6" w14:textId="77777777" w:rsidR="00F3057E" w:rsidRPr="00F3057E" w:rsidRDefault="00F3057E" w:rsidP="00F3057E">
            <w:pPr>
              <w:jc w:val="center"/>
              <w:rPr>
                <w:color w:val="000000"/>
                <w:sz w:val="20"/>
                <w:szCs w:val="20"/>
              </w:rPr>
            </w:pPr>
            <w:r w:rsidRPr="00F3057E">
              <w:rPr>
                <w:color w:val="000000"/>
                <w:sz w:val="20"/>
                <w:szCs w:val="20"/>
              </w:rPr>
              <w:t>p-value</w:t>
            </w:r>
          </w:p>
        </w:tc>
      </w:tr>
      <w:tr w:rsidR="00F3057E" w:rsidRPr="00F3057E" w14:paraId="680F0642" w14:textId="77777777" w:rsidTr="00F3057E">
        <w:trPr>
          <w:trHeight w:val="320"/>
        </w:trPr>
        <w:tc>
          <w:tcPr>
            <w:tcW w:w="2620" w:type="dxa"/>
            <w:tcBorders>
              <w:top w:val="nil"/>
              <w:left w:val="nil"/>
              <w:bottom w:val="nil"/>
              <w:right w:val="nil"/>
            </w:tcBorders>
            <w:shd w:val="clear" w:color="auto" w:fill="auto"/>
            <w:noWrap/>
            <w:vAlign w:val="bottom"/>
            <w:hideMark/>
          </w:tcPr>
          <w:p w14:paraId="65A3289C" w14:textId="77777777" w:rsidR="00F3057E" w:rsidRPr="00F3057E" w:rsidRDefault="00F3057E" w:rsidP="00F3057E">
            <w:pPr>
              <w:rPr>
                <w:color w:val="000000"/>
                <w:sz w:val="20"/>
                <w:szCs w:val="20"/>
              </w:rPr>
            </w:pPr>
            <w:r w:rsidRPr="00F3057E">
              <w:rPr>
                <w:color w:val="000000"/>
                <w:sz w:val="20"/>
                <w:szCs w:val="20"/>
              </w:rPr>
              <w:t>(Intercept)</w:t>
            </w:r>
          </w:p>
        </w:tc>
        <w:tc>
          <w:tcPr>
            <w:tcW w:w="1300" w:type="dxa"/>
            <w:tcBorders>
              <w:top w:val="nil"/>
              <w:left w:val="nil"/>
              <w:bottom w:val="nil"/>
              <w:right w:val="nil"/>
            </w:tcBorders>
            <w:shd w:val="clear" w:color="auto" w:fill="auto"/>
            <w:noWrap/>
            <w:vAlign w:val="bottom"/>
            <w:hideMark/>
          </w:tcPr>
          <w:p w14:paraId="3F59E115" w14:textId="77777777" w:rsidR="00F3057E" w:rsidRPr="00F3057E" w:rsidRDefault="00F3057E" w:rsidP="00F3057E">
            <w:pPr>
              <w:jc w:val="center"/>
              <w:rPr>
                <w:color w:val="000000"/>
                <w:sz w:val="20"/>
                <w:szCs w:val="20"/>
              </w:rPr>
            </w:pPr>
            <w:r w:rsidRPr="00F3057E">
              <w:rPr>
                <w:color w:val="000000"/>
                <w:sz w:val="20"/>
                <w:szCs w:val="20"/>
              </w:rPr>
              <w:t>2.88</w:t>
            </w:r>
          </w:p>
        </w:tc>
        <w:tc>
          <w:tcPr>
            <w:tcW w:w="1300" w:type="dxa"/>
            <w:tcBorders>
              <w:top w:val="nil"/>
              <w:left w:val="nil"/>
              <w:bottom w:val="nil"/>
              <w:right w:val="nil"/>
            </w:tcBorders>
            <w:shd w:val="clear" w:color="auto" w:fill="auto"/>
            <w:noWrap/>
            <w:vAlign w:val="bottom"/>
            <w:hideMark/>
          </w:tcPr>
          <w:p w14:paraId="761CB87E" w14:textId="77777777" w:rsidR="00F3057E" w:rsidRPr="00F3057E" w:rsidRDefault="00F3057E" w:rsidP="00F3057E">
            <w:pPr>
              <w:jc w:val="center"/>
              <w:rPr>
                <w:color w:val="000000"/>
                <w:sz w:val="20"/>
                <w:szCs w:val="20"/>
              </w:rPr>
            </w:pPr>
            <w:r w:rsidRPr="00F3057E">
              <w:rPr>
                <w:color w:val="000000"/>
                <w:sz w:val="20"/>
                <w:szCs w:val="20"/>
              </w:rPr>
              <w:t>0.09</w:t>
            </w:r>
          </w:p>
        </w:tc>
        <w:tc>
          <w:tcPr>
            <w:tcW w:w="1300" w:type="dxa"/>
            <w:tcBorders>
              <w:top w:val="nil"/>
              <w:left w:val="nil"/>
              <w:bottom w:val="nil"/>
              <w:right w:val="nil"/>
            </w:tcBorders>
            <w:shd w:val="clear" w:color="auto" w:fill="auto"/>
            <w:noWrap/>
            <w:vAlign w:val="bottom"/>
            <w:hideMark/>
          </w:tcPr>
          <w:p w14:paraId="46DEC01F" w14:textId="77777777" w:rsidR="00F3057E" w:rsidRPr="00F3057E" w:rsidRDefault="00F3057E" w:rsidP="00F3057E">
            <w:pPr>
              <w:jc w:val="center"/>
              <w:rPr>
                <w:color w:val="000000"/>
                <w:sz w:val="20"/>
                <w:szCs w:val="20"/>
              </w:rPr>
            </w:pPr>
            <w:r w:rsidRPr="00F3057E">
              <w:rPr>
                <w:color w:val="000000"/>
                <w:sz w:val="20"/>
                <w:szCs w:val="20"/>
              </w:rPr>
              <w:t>31.71</w:t>
            </w:r>
          </w:p>
        </w:tc>
        <w:tc>
          <w:tcPr>
            <w:tcW w:w="143" w:type="dxa"/>
            <w:tcBorders>
              <w:top w:val="nil"/>
              <w:left w:val="nil"/>
              <w:bottom w:val="nil"/>
              <w:right w:val="nil"/>
            </w:tcBorders>
            <w:shd w:val="clear" w:color="auto" w:fill="auto"/>
            <w:noWrap/>
            <w:vAlign w:val="bottom"/>
            <w:hideMark/>
          </w:tcPr>
          <w:p w14:paraId="6A7D32F6" w14:textId="77777777" w:rsidR="00F3057E" w:rsidRPr="00F3057E" w:rsidRDefault="00F3057E" w:rsidP="00F3057E">
            <w:pPr>
              <w:jc w:val="center"/>
              <w:rPr>
                <w:color w:val="000000"/>
                <w:sz w:val="20"/>
                <w:szCs w:val="20"/>
              </w:rPr>
            </w:pPr>
            <w:r w:rsidRPr="00F3057E">
              <w:rPr>
                <w:color w:val="000000"/>
                <w:sz w:val="20"/>
                <w:szCs w:val="20"/>
              </w:rPr>
              <w:t>&lt;</w:t>
            </w:r>
          </w:p>
        </w:tc>
        <w:tc>
          <w:tcPr>
            <w:tcW w:w="560" w:type="dxa"/>
            <w:tcBorders>
              <w:top w:val="nil"/>
              <w:left w:val="nil"/>
              <w:bottom w:val="nil"/>
              <w:right w:val="nil"/>
            </w:tcBorders>
            <w:shd w:val="clear" w:color="auto" w:fill="auto"/>
            <w:noWrap/>
            <w:vAlign w:val="bottom"/>
            <w:hideMark/>
          </w:tcPr>
          <w:p w14:paraId="6018EF11" w14:textId="77777777" w:rsidR="00F3057E" w:rsidRPr="00F3057E" w:rsidRDefault="00F3057E" w:rsidP="00F3057E">
            <w:pPr>
              <w:jc w:val="center"/>
              <w:rPr>
                <w:color w:val="000000"/>
                <w:sz w:val="20"/>
                <w:szCs w:val="20"/>
              </w:rPr>
            </w:pPr>
            <w:r w:rsidRPr="00F3057E">
              <w:rPr>
                <w:color w:val="000000"/>
                <w:sz w:val="20"/>
                <w:szCs w:val="20"/>
              </w:rPr>
              <w:t>0.001</w:t>
            </w:r>
          </w:p>
        </w:tc>
        <w:tc>
          <w:tcPr>
            <w:tcW w:w="389" w:type="dxa"/>
            <w:tcBorders>
              <w:top w:val="nil"/>
              <w:left w:val="nil"/>
              <w:bottom w:val="nil"/>
              <w:right w:val="nil"/>
            </w:tcBorders>
            <w:shd w:val="clear" w:color="auto" w:fill="auto"/>
            <w:noWrap/>
            <w:vAlign w:val="bottom"/>
            <w:hideMark/>
          </w:tcPr>
          <w:p w14:paraId="37984800" w14:textId="77777777" w:rsidR="00F3057E" w:rsidRPr="00F3057E" w:rsidRDefault="00F3057E" w:rsidP="00F3057E">
            <w:pPr>
              <w:rPr>
                <w:rFonts w:ascii="Calibri" w:hAnsi="Calibri" w:cs="Calibri"/>
                <w:color w:val="000000"/>
              </w:rPr>
            </w:pPr>
            <w:r w:rsidRPr="00F3057E">
              <w:rPr>
                <w:rFonts w:ascii="Calibri" w:hAnsi="Calibri" w:cs="Calibri"/>
                <w:color w:val="000000"/>
              </w:rPr>
              <w:t>***</w:t>
            </w:r>
          </w:p>
        </w:tc>
      </w:tr>
      <w:tr w:rsidR="00F3057E" w:rsidRPr="00F3057E" w14:paraId="480F5502" w14:textId="77777777" w:rsidTr="00F3057E">
        <w:trPr>
          <w:trHeight w:val="320"/>
        </w:trPr>
        <w:tc>
          <w:tcPr>
            <w:tcW w:w="2620" w:type="dxa"/>
            <w:tcBorders>
              <w:top w:val="nil"/>
              <w:left w:val="nil"/>
              <w:bottom w:val="nil"/>
              <w:right w:val="nil"/>
            </w:tcBorders>
            <w:shd w:val="clear" w:color="auto" w:fill="auto"/>
            <w:noWrap/>
            <w:vAlign w:val="bottom"/>
            <w:hideMark/>
          </w:tcPr>
          <w:p w14:paraId="236FFF26" w14:textId="77777777" w:rsidR="00F3057E" w:rsidRPr="00F3057E" w:rsidRDefault="00F3057E" w:rsidP="00F3057E">
            <w:pPr>
              <w:rPr>
                <w:color w:val="000000"/>
                <w:sz w:val="20"/>
                <w:szCs w:val="20"/>
              </w:rPr>
            </w:pPr>
            <w:r w:rsidRPr="00F3057E">
              <w:rPr>
                <w:color w:val="000000"/>
                <w:sz w:val="20"/>
                <w:szCs w:val="20"/>
              </w:rPr>
              <w:t>Drought</w:t>
            </w:r>
          </w:p>
        </w:tc>
        <w:tc>
          <w:tcPr>
            <w:tcW w:w="1300" w:type="dxa"/>
            <w:tcBorders>
              <w:top w:val="nil"/>
              <w:left w:val="nil"/>
              <w:bottom w:val="nil"/>
              <w:right w:val="nil"/>
            </w:tcBorders>
            <w:shd w:val="clear" w:color="auto" w:fill="auto"/>
            <w:noWrap/>
            <w:vAlign w:val="bottom"/>
            <w:hideMark/>
          </w:tcPr>
          <w:p w14:paraId="1A9C213C" w14:textId="77777777" w:rsidR="00F3057E" w:rsidRPr="00F3057E" w:rsidRDefault="00F3057E" w:rsidP="00F3057E">
            <w:pPr>
              <w:jc w:val="center"/>
              <w:rPr>
                <w:color w:val="000000"/>
                <w:sz w:val="20"/>
                <w:szCs w:val="20"/>
              </w:rPr>
            </w:pPr>
            <w:r w:rsidRPr="00F3057E">
              <w:rPr>
                <w:color w:val="000000"/>
                <w:sz w:val="20"/>
                <w:szCs w:val="20"/>
              </w:rPr>
              <w:t>0.44</w:t>
            </w:r>
          </w:p>
        </w:tc>
        <w:tc>
          <w:tcPr>
            <w:tcW w:w="1300" w:type="dxa"/>
            <w:tcBorders>
              <w:top w:val="nil"/>
              <w:left w:val="nil"/>
              <w:bottom w:val="nil"/>
              <w:right w:val="nil"/>
            </w:tcBorders>
            <w:shd w:val="clear" w:color="auto" w:fill="auto"/>
            <w:noWrap/>
            <w:vAlign w:val="bottom"/>
            <w:hideMark/>
          </w:tcPr>
          <w:p w14:paraId="72B3B8C3" w14:textId="77777777" w:rsidR="00F3057E" w:rsidRPr="00F3057E" w:rsidRDefault="00F3057E" w:rsidP="00F3057E">
            <w:pPr>
              <w:jc w:val="center"/>
              <w:rPr>
                <w:color w:val="000000"/>
                <w:sz w:val="20"/>
                <w:szCs w:val="20"/>
              </w:rPr>
            </w:pPr>
            <w:r w:rsidRPr="00F3057E">
              <w:rPr>
                <w:color w:val="000000"/>
                <w:sz w:val="20"/>
                <w:szCs w:val="20"/>
              </w:rPr>
              <w:t>0.17</w:t>
            </w:r>
          </w:p>
        </w:tc>
        <w:tc>
          <w:tcPr>
            <w:tcW w:w="1300" w:type="dxa"/>
            <w:tcBorders>
              <w:top w:val="nil"/>
              <w:left w:val="nil"/>
              <w:bottom w:val="nil"/>
              <w:right w:val="nil"/>
            </w:tcBorders>
            <w:shd w:val="clear" w:color="auto" w:fill="auto"/>
            <w:noWrap/>
            <w:vAlign w:val="bottom"/>
            <w:hideMark/>
          </w:tcPr>
          <w:p w14:paraId="73C3F2FE" w14:textId="77777777" w:rsidR="00F3057E" w:rsidRPr="00F3057E" w:rsidRDefault="00F3057E" w:rsidP="00F3057E">
            <w:pPr>
              <w:jc w:val="center"/>
              <w:rPr>
                <w:color w:val="000000"/>
                <w:sz w:val="20"/>
                <w:szCs w:val="20"/>
              </w:rPr>
            </w:pPr>
            <w:r w:rsidRPr="00F3057E">
              <w:rPr>
                <w:color w:val="000000"/>
                <w:sz w:val="20"/>
                <w:szCs w:val="20"/>
              </w:rPr>
              <w:t>2.54</w:t>
            </w:r>
          </w:p>
        </w:tc>
        <w:tc>
          <w:tcPr>
            <w:tcW w:w="143" w:type="dxa"/>
            <w:tcBorders>
              <w:top w:val="nil"/>
              <w:left w:val="nil"/>
              <w:bottom w:val="nil"/>
              <w:right w:val="nil"/>
            </w:tcBorders>
            <w:shd w:val="clear" w:color="auto" w:fill="auto"/>
            <w:noWrap/>
            <w:vAlign w:val="bottom"/>
            <w:hideMark/>
          </w:tcPr>
          <w:p w14:paraId="3F4DF8AE" w14:textId="77777777" w:rsidR="00F3057E" w:rsidRPr="00F3057E" w:rsidRDefault="00F3057E" w:rsidP="00F3057E">
            <w:pPr>
              <w:jc w:val="center"/>
              <w:rPr>
                <w:color w:val="000000"/>
                <w:sz w:val="20"/>
                <w:szCs w:val="20"/>
              </w:rPr>
            </w:pPr>
          </w:p>
        </w:tc>
        <w:tc>
          <w:tcPr>
            <w:tcW w:w="560" w:type="dxa"/>
            <w:tcBorders>
              <w:top w:val="nil"/>
              <w:left w:val="nil"/>
              <w:bottom w:val="nil"/>
              <w:right w:val="nil"/>
            </w:tcBorders>
            <w:shd w:val="clear" w:color="auto" w:fill="auto"/>
            <w:noWrap/>
            <w:vAlign w:val="bottom"/>
            <w:hideMark/>
          </w:tcPr>
          <w:p w14:paraId="2D49EF2C" w14:textId="77777777" w:rsidR="00F3057E" w:rsidRPr="00F3057E" w:rsidRDefault="00F3057E" w:rsidP="00F3057E">
            <w:pPr>
              <w:jc w:val="center"/>
              <w:rPr>
                <w:color w:val="000000"/>
                <w:sz w:val="20"/>
                <w:szCs w:val="20"/>
              </w:rPr>
            </w:pPr>
            <w:r w:rsidRPr="00F3057E">
              <w:rPr>
                <w:color w:val="000000"/>
                <w:sz w:val="20"/>
                <w:szCs w:val="20"/>
              </w:rPr>
              <w:t>0.012</w:t>
            </w:r>
          </w:p>
        </w:tc>
        <w:tc>
          <w:tcPr>
            <w:tcW w:w="389" w:type="dxa"/>
            <w:tcBorders>
              <w:top w:val="nil"/>
              <w:left w:val="nil"/>
              <w:bottom w:val="nil"/>
              <w:right w:val="nil"/>
            </w:tcBorders>
            <w:shd w:val="clear" w:color="auto" w:fill="auto"/>
            <w:noWrap/>
            <w:vAlign w:val="bottom"/>
            <w:hideMark/>
          </w:tcPr>
          <w:p w14:paraId="08693B29" w14:textId="77777777" w:rsidR="00F3057E" w:rsidRPr="00F3057E" w:rsidRDefault="00F3057E" w:rsidP="00F3057E">
            <w:pPr>
              <w:rPr>
                <w:rFonts w:ascii="Calibri" w:hAnsi="Calibri" w:cs="Calibri"/>
                <w:color w:val="000000"/>
              </w:rPr>
            </w:pPr>
            <w:r w:rsidRPr="00F3057E">
              <w:rPr>
                <w:rFonts w:ascii="Calibri" w:hAnsi="Calibri" w:cs="Calibri"/>
                <w:color w:val="000000"/>
              </w:rPr>
              <w:t>*</w:t>
            </w:r>
          </w:p>
        </w:tc>
      </w:tr>
      <w:tr w:rsidR="00F3057E" w:rsidRPr="00F3057E" w14:paraId="46F12E60" w14:textId="77777777" w:rsidTr="00F3057E">
        <w:trPr>
          <w:trHeight w:val="320"/>
        </w:trPr>
        <w:tc>
          <w:tcPr>
            <w:tcW w:w="2620" w:type="dxa"/>
            <w:tcBorders>
              <w:top w:val="nil"/>
              <w:left w:val="nil"/>
              <w:bottom w:val="nil"/>
              <w:right w:val="nil"/>
            </w:tcBorders>
            <w:shd w:val="clear" w:color="auto" w:fill="auto"/>
            <w:noWrap/>
            <w:vAlign w:val="bottom"/>
            <w:hideMark/>
          </w:tcPr>
          <w:p w14:paraId="0F3D01A6" w14:textId="77777777" w:rsidR="00F3057E" w:rsidRPr="00F3057E" w:rsidRDefault="00F3057E" w:rsidP="00F3057E">
            <w:pPr>
              <w:rPr>
                <w:color w:val="000000"/>
                <w:sz w:val="20"/>
                <w:szCs w:val="20"/>
              </w:rPr>
            </w:pPr>
            <w:r w:rsidRPr="00F3057E">
              <w:rPr>
                <w:color w:val="000000"/>
                <w:sz w:val="20"/>
                <w:szCs w:val="20"/>
              </w:rPr>
              <w:t>Watering</w:t>
            </w:r>
          </w:p>
        </w:tc>
        <w:tc>
          <w:tcPr>
            <w:tcW w:w="1300" w:type="dxa"/>
            <w:tcBorders>
              <w:top w:val="nil"/>
              <w:left w:val="nil"/>
              <w:bottom w:val="nil"/>
              <w:right w:val="nil"/>
            </w:tcBorders>
            <w:shd w:val="clear" w:color="auto" w:fill="auto"/>
            <w:noWrap/>
            <w:vAlign w:val="bottom"/>
            <w:hideMark/>
          </w:tcPr>
          <w:p w14:paraId="32750191" w14:textId="77777777" w:rsidR="00F3057E" w:rsidRPr="00F3057E" w:rsidRDefault="00F3057E" w:rsidP="00F3057E">
            <w:pPr>
              <w:jc w:val="center"/>
              <w:rPr>
                <w:color w:val="000000"/>
                <w:sz w:val="20"/>
                <w:szCs w:val="20"/>
              </w:rPr>
            </w:pPr>
            <w:r w:rsidRPr="00F3057E">
              <w:rPr>
                <w:color w:val="000000"/>
                <w:sz w:val="20"/>
                <w:szCs w:val="20"/>
              </w:rPr>
              <w:t>0.10</w:t>
            </w:r>
          </w:p>
        </w:tc>
        <w:tc>
          <w:tcPr>
            <w:tcW w:w="1300" w:type="dxa"/>
            <w:tcBorders>
              <w:top w:val="nil"/>
              <w:left w:val="nil"/>
              <w:bottom w:val="nil"/>
              <w:right w:val="nil"/>
            </w:tcBorders>
            <w:shd w:val="clear" w:color="auto" w:fill="auto"/>
            <w:noWrap/>
            <w:vAlign w:val="bottom"/>
            <w:hideMark/>
          </w:tcPr>
          <w:p w14:paraId="4DC9DD5C" w14:textId="77777777" w:rsidR="00F3057E" w:rsidRPr="00F3057E" w:rsidRDefault="00F3057E" w:rsidP="00F3057E">
            <w:pPr>
              <w:jc w:val="center"/>
              <w:rPr>
                <w:color w:val="000000"/>
                <w:sz w:val="20"/>
                <w:szCs w:val="20"/>
              </w:rPr>
            </w:pPr>
            <w:r w:rsidRPr="00F3057E">
              <w:rPr>
                <w:color w:val="000000"/>
                <w:sz w:val="20"/>
                <w:szCs w:val="20"/>
              </w:rPr>
              <w:t>0.13</w:t>
            </w:r>
          </w:p>
        </w:tc>
        <w:tc>
          <w:tcPr>
            <w:tcW w:w="1300" w:type="dxa"/>
            <w:tcBorders>
              <w:top w:val="nil"/>
              <w:left w:val="nil"/>
              <w:bottom w:val="nil"/>
              <w:right w:val="nil"/>
            </w:tcBorders>
            <w:shd w:val="clear" w:color="auto" w:fill="auto"/>
            <w:noWrap/>
            <w:vAlign w:val="bottom"/>
            <w:hideMark/>
          </w:tcPr>
          <w:p w14:paraId="543DE96A" w14:textId="77777777" w:rsidR="00F3057E" w:rsidRPr="00F3057E" w:rsidRDefault="00F3057E" w:rsidP="00F3057E">
            <w:pPr>
              <w:jc w:val="center"/>
              <w:rPr>
                <w:color w:val="000000"/>
                <w:sz w:val="20"/>
                <w:szCs w:val="20"/>
              </w:rPr>
            </w:pPr>
            <w:r w:rsidRPr="00F3057E">
              <w:rPr>
                <w:color w:val="000000"/>
                <w:sz w:val="20"/>
                <w:szCs w:val="20"/>
              </w:rPr>
              <w:t>0.81</w:t>
            </w:r>
          </w:p>
        </w:tc>
        <w:tc>
          <w:tcPr>
            <w:tcW w:w="143" w:type="dxa"/>
            <w:tcBorders>
              <w:top w:val="nil"/>
              <w:left w:val="nil"/>
              <w:bottom w:val="nil"/>
              <w:right w:val="nil"/>
            </w:tcBorders>
            <w:shd w:val="clear" w:color="auto" w:fill="auto"/>
            <w:noWrap/>
            <w:vAlign w:val="bottom"/>
            <w:hideMark/>
          </w:tcPr>
          <w:p w14:paraId="66305CED" w14:textId="77777777" w:rsidR="00F3057E" w:rsidRPr="00F3057E" w:rsidRDefault="00F3057E" w:rsidP="00F3057E">
            <w:pPr>
              <w:jc w:val="center"/>
              <w:rPr>
                <w:color w:val="000000"/>
                <w:sz w:val="20"/>
                <w:szCs w:val="20"/>
              </w:rPr>
            </w:pPr>
          </w:p>
        </w:tc>
        <w:tc>
          <w:tcPr>
            <w:tcW w:w="560" w:type="dxa"/>
            <w:tcBorders>
              <w:top w:val="nil"/>
              <w:left w:val="nil"/>
              <w:bottom w:val="nil"/>
              <w:right w:val="nil"/>
            </w:tcBorders>
            <w:shd w:val="clear" w:color="auto" w:fill="auto"/>
            <w:noWrap/>
            <w:vAlign w:val="bottom"/>
            <w:hideMark/>
          </w:tcPr>
          <w:p w14:paraId="6869CCA2" w14:textId="77777777" w:rsidR="00F3057E" w:rsidRPr="00F3057E" w:rsidRDefault="00F3057E" w:rsidP="00F3057E">
            <w:pPr>
              <w:jc w:val="center"/>
              <w:rPr>
                <w:color w:val="000000"/>
                <w:sz w:val="20"/>
                <w:szCs w:val="20"/>
              </w:rPr>
            </w:pPr>
            <w:r w:rsidRPr="00F3057E">
              <w:rPr>
                <w:color w:val="000000"/>
                <w:sz w:val="20"/>
                <w:szCs w:val="20"/>
              </w:rPr>
              <w:t>0.417</w:t>
            </w:r>
          </w:p>
        </w:tc>
        <w:tc>
          <w:tcPr>
            <w:tcW w:w="389" w:type="dxa"/>
            <w:tcBorders>
              <w:top w:val="nil"/>
              <w:left w:val="nil"/>
              <w:bottom w:val="nil"/>
              <w:right w:val="nil"/>
            </w:tcBorders>
            <w:shd w:val="clear" w:color="auto" w:fill="auto"/>
            <w:noWrap/>
            <w:vAlign w:val="bottom"/>
            <w:hideMark/>
          </w:tcPr>
          <w:p w14:paraId="3DDC4934" w14:textId="77777777" w:rsidR="00F3057E" w:rsidRPr="00F3057E" w:rsidRDefault="00F3057E" w:rsidP="00F3057E">
            <w:pPr>
              <w:jc w:val="center"/>
              <w:rPr>
                <w:color w:val="000000"/>
                <w:sz w:val="20"/>
                <w:szCs w:val="20"/>
              </w:rPr>
            </w:pPr>
          </w:p>
        </w:tc>
      </w:tr>
      <w:tr w:rsidR="00F3057E" w:rsidRPr="00F3057E" w14:paraId="146E7280" w14:textId="77777777" w:rsidTr="00F3057E">
        <w:trPr>
          <w:trHeight w:val="320"/>
        </w:trPr>
        <w:tc>
          <w:tcPr>
            <w:tcW w:w="2620" w:type="dxa"/>
            <w:tcBorders>
              <w:top w:val="nil"/>
              <w:left w:val="nil"/>
              <w:bottom w:val="nil"/>
              <w:right w:val="nil"/>
            </w:tcBorders>
            <w:shd w:val="clear" w:color="auto" w:fill="auto"/>
            <w:noWrap/>
            <w:vAlign w:val="bottom"/>
            <w:hideMark/>
          </w:tcPr>
          <w:p w14:paraId="2D8CF497" w14:textId="77777777" w:rsidR="00F3057E" w:rsidRPr="00F3057E" w:rsidRDefault="00F3057E" w:rsidP="00F3057E">
            <w:pPr>
              <w:rPr>
                <w:color w:val="000000"/>
                <w:sz w:val="20"/>
                <w:szCs w:val="20"/>
              </w:rPr>
            </w:pPr>
            <w:r w:rsidRPr="00F3057E">
              <w:rPr>
                <w:color w:val="000000"/>
                <w:sz w:val="20"/>
                <w:szCs w:val="20"/>
              </w:rPr>
              <w:t>Grass</w:t>
            </w:r>
          </w:p>
        </w:tc>
        <w:tc>
          <w:tcPr>
            <w:tcW w:w="1300" w:type="dxa"/>
            <w:tcBorders>
              <w:top w:val="nil"/>
              <w:left w:val="nil"/>
              <w:bottom w:val="nil"/>
              <w:right w:val="nil"/>
            </w:tcBorders>
            <w:shd w:val="clear" w:color="auto" w:fill="auto"/>
            <w:noWrap/>
            <w:vAlign w:val="bottom"/>
            <w:hideMark/>
          </w:tcPr>
          <w:p w14:paraId="139004EC" w14:textId="77777777" w:rsidR="00F3057E" w:rsidRPr="00F3057E" w:rsidRDefault="00F3057E" w:rsidP="00F3057E">
            <w:pPr>
              <w:jc w:val="center"/>
              <w:rPr>
                <w:color w:val="000000"/>
                <w:sz w:val="20"/>
                <w:szCs w:val="20"/>
              </w:rPr>
            </w:pPr>
            <w:r w:rsidRPr="00F3057E">
              <w:rPr>
                <w:color w:val="000000"/>
                <w:sz w:val="20"/>
                <w:szCs w:val="20"/>
              </w:rPr>
              <w:t>-0.37</w:t>
            </w:r>
          </w:p>
        </w:tc>
        <w:tc>
          <w:tcPr>
            <w:tcW w:w="1300" w:type="dxa"/>
            <w:tcBorders>
              <w:top w:val="nil"/>
              <w:left w:val="nil"/>
              <w:bottom w:val="nil"/>
              <w:right w:val="nil"/>
            </w:tcBorders>
            <w:shd w:val="clear" w:color="auto" w:fill="auto"/>
            <w:noWrap/>
            <w:vAlign w:val="bottom"/>
            <w:hideMark/>
          </w:tcPr>
          <w:p w14:paraId="171990D4" w14:textId="77777777" w:rsidR="00F3057E" w:rsidRPr="00F3057E" w:rsidRDefault="00F3057E" w:rsidP="00F3057E">
            <w:pPr>
              <w:jc w:val="center"/>
              <w:rPr>
                <w:color w:val="000000"/>
                <w:sz w:val="20"/>
                <w:szCs w:val="20"/>
              </w:rPr>
            </w:pPr>
            <w:r w:rsidRPr="00F3057E">
              <w:rPr>
                <w:color w:val="000000"/>
                <w:sz w:val="20"/>
                <w:szCs w:val="20"/>
              </w:rPr>
              <w:t>0.09</w:t>
            </w:r>
          </w:p>
        </w:tc>
        <w:tc>
          <w:tcPr>
            <w:tcW w:w="1300" w:type="dxa"/>
            <w:tcBorders>
              <w:top w:val="nil"/>
              <w:left w:val="nil"/>
              <w:bottom w:val="nil"/>
              <w:right w:val="nil"/>
            </w:tcBorders>
            <w:shd w:val="clear" w:color="auto" w:fill="auto"/>
            <w:noWrap/>
            <w:vAlign w:val="bottom"/>
            <w:hideMark/>
          </w:tcPr>
          <w:p w14:paraId="4AD5C63E" w14:textId="77777777" w:rsidR="00F3057E" w:rsidRPr="00F3057E" w:rsidRDefault="00F3057E" w:rsidP="00F3057E">
            <w:pPr>
              <w:jc w:val="center"/>
              <w:rPr>
                <w:color w:val="000000"/>
                <w:sz w:val="20"/>
                <w:szCs w:val="20"/>
              </w:rPr>
            </w:pPr>
            <w:r w:rsidRPr="00F3057E">
              <w:rPr>
                <w:color w:val="000000"/>
                <w:sz w:val="20"/>
                <w:szCs w:val="20"/>
              </w:rPr>
              <w:t>-4.16</w:t>
            </w:r>
          </w:p>
        </w:tc>
        <w:tc>
          <w:tcPr>
            <w:tcW w:w="143" w:type="dxa"/>
            <w:tcBorders>
              <w:top w:val="nil"/>
              <w:left w:val="nil"/>
              <w:bottom w:val="nil"/>
              <w:right w:val="nil"/>
            </w:tcBorders>
            <w:shd w:val="clear" w:color="auto" w:fill="auto"/>
            <w:noWrap/>
            <w:vAlign w:val="bottom"/>
            <w:hideMark/>
          </w:tcPr>
          <w:p w14:paraId="06231F54" w14:textId="77777777" w:rsidR="00F3057E" w:rsidRPr="00F3057E" w:rsidRDefault="00F3057E" w:rsidP="00F3057E">
            <w:pPr>
              <w:jc w:val="center"/>
              <w:rPr>
                <w:color w:val="000000"/>
                <w:sz w:val="20"/>
                <w:szCs w:val="20"/>
              </w:rPr>
            </w:pPr>
            <w:r w:rsidRPr="00F3057E">
              <w:rPr>
                <w:color w:val="000000"/>
                <w:sz w:val="20"/>
                <w:szCs w:val="20"/>
              </w:rPr>
              <w:t>&lt;</w:t>
            </w:r>
          </w:p>
        </w:tc>
        <w:tc>
          <w:tcPr>
            <w:tcW w:w="560" w:type="dxa"/>
            <w:tcBorders>
              <w:top w:val="nil"/>
              <w:left w:val="nil"/>
              <w:bottom w:val="nil"/>
              <w:right w:val="nil"/>
            </w:tcBorders>
            <w:shd w:val="clear" w:color="auto" w:fill="auto"/>
            <w:noWrap/>
            <w:vAlign w:val="bottom"/>
            <w:hideMark/>
          </w:tcPr>
          <w:p w14:paraId="0C759516" w14:textId="77777777" w:rsidR="00F3057E" w:rsidRPr="00F3057E" w:rsidRDefault="00F3057E" w:rsidP="00F3057E">
            <w:pPr>
              <w:jc w:val="center"/>
              <w:rPr>
                <w:color w:val="000000"/>
                <w:sz w:val="20"/>
                <w:szCs w:val="20"/>
              </w:rPr>
            </w:pPr>
            <w:r w:rsidRPr="00F3057E">
              <w:rPr>
                <w:color w:val="000000"/>
                <w:sz w:val="20"/>
                <w:szCs w:val="20"/>
              </w:rPr>
              <w:t>0.001</w:t>
            </w:r>
          </w:p>
        </w:tc>
        <w:tc>
          <w:tcPr>
            <w:tcW w:w="389" w:type="dxa"/>
            <w:tcBorders>
              <w:top w:val="nil"/>
              <w:left w:val="nil"/>
              <w:bottom w:val="nil"/>
              <w:right w:val="nil"/>
            </w:tcBorders>
            <w:shd w:val="clear" w:color="auto" w:fill="auto"/>
            <w:noWrap/>
            <w:vAlign w:val="bottom"/>
            <w:hideMark/>
          </w:tcPr>
          <w:p w14:paraId="15E52FFB" w14:textId="77777777" w:rsidR="00F3057E" w:rsidRPr="00F3057E" w:rsidRDefault="00F3057E" w:rsidP="00F3057E">
            <w:pPr>
              <w:rPr>
                <w:rFonts w:ascii="Calibri" w:hAnsi="Calibri" w:cs="Calibri"/>
                <w:color w:val="000000"/>
              </w:rPr>
            </w:pPr>
            <w:r w:rsidRPr="00F3057E">
              <w:rPr>
                <w:rFonts w:ascii="Calibri" w:hAnsi="Calibri" w:cs="Calibri"/>
                <w:color w:val="000000"/>
              </w:rPr>
              <w:t>***</w:t>
            </w:r>
          </w:p>
        </w:tc>
      </w:tr>
      <w:tr w:rsidR="00F3057E" w:rsidRPr="00F3057E" w14:paraId="16D8525A" w14:textId="77777777" w:rsidTr="00F3057E">
        <w:trPr>
          <w:trHeight w:val="320"/>
        </w:trPr>
        <w:tc>
          <w:tcPr>
            <w:tcW w:w="2620" w:type="dxa"/>
            <w:tcBorders>
              <w:top w:val="nil"/>
              <w:left w:val="nil"/>
              <w:bottom w:val="nil"/>
              <w:right w:val="nil"/>
            </w:tcBorders>
            <w:shd w:val="clear" w:color="auto" w:fill="auto"/>
            <w:noWrap/>
            <w:vAlign w:val="bottom"/>
            <w:hideMark/>
          </w:tcPr>
          <w:p w14:paraId="6C2B4275" w14:textId="77777777" w:rsidR="00F3057E" w:rsidRPr="00F3057E" w:rsidRDefault="00F3057E" w:rsidP="00F3057E">
            <w:pPr>
              <w:rPr>
                <w:color w:val="000000"/>
                <w:sz w:val="20"/>
                <w:szCs w:val="20"/>
              </w:rPr>
            </w:pPr>
            <w:r w:rsidRPr="00F3057E">
              <w:rPr>
                <w:color w:val="000000"/>
                <w:sz w:val="20"/>
                <w:szCs w:val="20"/>
              </w:rPr>
              <w:t>Tolerance</w:t>
            </w:r>
          </w:p>
        </w:tc>
        <w:tc>
          <w:tcPr>
            <w:tcW w:w="1300" w:type="dxa"/>
            <w:tcBorders>
              <w:top w:val="nil"/>
              <w:left w:val="nil"/>
              <w:bottom w:val="nil"/>
              <w:right w:val="nil"/>
            </w:tcBorders>
            <w:shd w:val="clear" w:color="auto" w:fill="auto"/>
            <w:noWrap/>
            <w:vAlign w:val="bottom"/>
            <w:hideMark/>
          </w:tcPr>
          <w:p w14:paraId="52A177EA" w14:textId="77777777" w:rsidR="00F3057E" w:rsidRPr="00F3057E" w:rsidRDefault="00F3057E" w:rsidP="00F3057E">
            <w:pPr>
              <w:jc w:val="center"/>
              <w:rPr>
                <w:color w:val="000000"/>
                <w:sz w:val="20"/>
                <w:szCs w:val="20"/>
              </w:rPr>
            </w:pPr>
            <w:r w:rsidRPr="00F3057E">
              <w:rPr>
                <w:color w:val="000000"/>
                <w:sz w:val="20"/>
                <w:szCs w:val="20"/>
              </w:rPr>
              <w:t>-0.23</w:t>
            </w:r>
          </w:p>
        </w:tc>
        <w:tc>
          <w:tcPr>
            <w:tcW w:w="1300" w:type="dxa"/>
            <w:tcBorders>
              <w:top w:val="nil"/>
              <w:left w:val="nil"/>
              <w:bottom w:val="nil"/>
              <w:right w:val="nil"/>
            </w:tcBorders>
            <w:shd w:val="clear" w:color="auto" w:fill="auto"/>
            <w:noWrap/>
            <w:vAlign w:val="bottom"/>
            <w:hideMark/>
          </w:tcPr>
          <w:p w14:paraId="17823E20" w14:textId="77777777" w:rsidR="00F3057E" w:rsidRPr="00F3057E" w:rsidRDefault="00F3057E" w:rsidP="00F3057E">
            <w:pPr>
              <w:jc w:val="center"/>
              <w:rPr>
                <w:color w:val="000000"/>
                <w:sz w:val="20"/>
                <w:szCs w:val="20"/>
              </w:rPr>
            </w:pPr>
            <w:r w:rsidRPr="00F3057E">
              <w:rPr>
                <w:color w:val="000000"/>
                <w:sz w:val="20"/>
                <w:szCs w:val="20"/>
              </w:rPr>
              <w:t>0.07</w:t>
            </w:r>
          </w:p>
        </w:tc>
        <w:tc>
          <w:tcPr>
            <w:tcW w:w="1300" w:type="dxa"/>
            <w:tcBorders>
              <w:top w:val="nil"/>
              <w:left w:val="nil"/>
              <w:bottom w:val="nil"/>
              <w:right w:val="nil"/>
            </w:tcBorders>
            <w:shd w:val="clear" w:color="auto" w:fill="auto"/>
            <w:noWrap/>
            <w:vAlign w:val="bottom"/>
            <w:hideMark/>
          </w:tcPr>
          <w:p w14:paraId="7A961D99" w14:textId="77777777" w:rsidR="00F3057E" w:rsidRPr="00F3057E" w:rsidRDefault="00F3057E" w:rsidP="00F3057E">
            <w:pPr>
              <w:jc w:val="center"/>
              <w:rPr>
                <w:color w:val="000000"/>
                <w:sz w:val="20"/>
                <w:szCs w:val="20"/>
              </w:rPr>
            </w:pPr>
            <w:r w:rsidRPr="00F3057E">
              <w:rPr>
                <w:color w:val="000000"/>
                <w:sz w:val="20"/>
                <w:szCs w:val="20"/>
              </w:rPr>
              <w:t>-3.23</w:t>
            </w:r>
          </w:p>
        </w:tc>
        <w:tc>
          <w:tcPr>
            <w:tcW w:w="143" w:type="dxa"/>
            <w:tcBorders>
              <w:top w:val="nil"/>
              <w:left w:val="nil"/>
              <w:bottom w:val="nil"/>
              <w:right w:val="nil"/>
            </w:tcBorders>
            <w:shd w:val="clear" w:color="auto" w:fill="auto"/>
            <w:noWrap/>
            <w:vAlign w:val="bottom"/>
            <w:hideMark/>
          </w:tcPr>
          <w:p w14:paraId="6BFA7DD3" w14:textId="77777777" w:rsidR="00F3057E" w:rsidRPr="00F3057E" w:rsidRDefault="00F3057E" w:rsidP="00F3057E">
            <w:pPr>
              <w:jc w:val="center"/>
              <w:rPr>
                <w:color w:val="000000"/>
                <w:sz w:val="20"/>
                <w:szCs w:val="20"/>
              </w:rPr>
            </w:pPr>
          </w:p>
        </w:tc>
        <w:tc>
          <w:tcPr>
            <w:tcW w:w="560" w:type="dxa"/>
            <w:tcBorders>
              <w:top w:val="nil"/>
              <w:left w:val="nil"/>
              <w:bottom w:val="nil"/>
              <w:right w:val="nil"/>
            </w:tcBorders>
            <w:shd w:val="clear" w:color="auto" w:fill="auto"/>
            <w:noWrap/>
            <w:vAlign w:val="bottom"/>
            <w:hideMark/>
          </w:tcPr>
          <w:p w14:paraId="03BA029D" w14:textId="77777777" w:rsidR="00F3057E" w:rsidRPr="00F3057E" w:rsidRDefault="00F3057E" w:rsidP="00F3057E">
            <w:pPr>
              <w:jc w:val="center"/>
              <w:rPr>
                <w:color w:val="000000"/>
                <w:sz w:val="20"/>
                <w:szCs w:val="20"/>
              </w:rPr>
            </w:pPr>
            <w:r w:rsidRPr="00F3057E">
              <w:rPr>
                <w:color w:val="000000"/>
                <w:sz w:val="20"/>
                <w:szCs w:val="20"/>
              </w:rPr>
              <w:t>0.001</w:t>
            </w:r>
          </w:p>
        </w:tc>
        <w:tc>
          <w:tcPr>
            <w:tcW w:w="389" w:type="dxa"/>
            <w:tcBorders>
              <w:top w:val="nil"/>
              <w:left w:val="nil"/>
              <w:bottom w:val="nil"/>
              <w:right w:val="nil"/>
            </w:tcBorders>
            <w:shd w:val="clear" w:color="auto" w:fill="auto"/>
            <w:noWrap/>
            <w:vAlign w:val="bottom"/>
            <w:hideMark/>
          </w:tcPr>
          <w:p w14:paraId="1202F75C" w14:textId="77777777" w:rsidR="00F3057E" w:rsidRPr="00F3057E" w:rsidRDefault="00F3057E" w:rsidP="00F3057E">
            <w:pPr>
              <w:rPr>
                <w:rFonts w:ascii="Calibri" w:hAnsi="Calibri" w:cs="Calibri"/>
                <w:color w:val="000000"/>
              </w:rPr>
            </w:pPr>
            <w:r w:rsidRPr="00F3057E">
              <w:rPr>
                <w:rFonts w:ascii="Calibri" w:hAnsi="Calibri" w:cs="Calibri"/>
                <w:color w:val="000000"/>
              </w:rPr>
              <w:t>**</w:t>
            </w:r>
          </w:p>
        </w:tc>
      </w:tr>
      <w:tr w:rsidR="00F3057E" w:rsidRPr="00F3057E" w14:paraId="1C3EDAB5" w14:textId="77777777" w:rsidTr="00F3057E">
        <w:trPr>
          <w:trHeight w:val="320"/>
        </w:trPr>
        <w:tc>
          <w:tcPr>
            <w:tcW w:w="2620" w:type="dxa"/>
            <w:tcBorders>
              <w:top w:val="nil"/>
              <w:left w:val="nil"/>
              <w:bottom w:val="nil"/>
              <w:right w:val="nil"/>
            </w:tcBorders>
            <w:shd w:val="clear" w:color="auto" w:fill="auto"/>
            <w:noWrap/>
            <w:vAlign w:val="bottom"/>
            <w:hideMark/>
          </w:tcPr>
          <w:p w14:paraId="03DBF694" w14:textId="77777777" w:rsidR="00F3057E" w:rsidRPr="00F3057E" w:rsidRDefault="00F3057E" w:rsidP="00F3057E">
            <w:pPr>
              <w:rPr>
                <w:color w:val="000000"/>
                <w:sz w:val="20"/>
                <w:szCs w:val="20"/>
              </w:rPr>
            </w:pPr>
            <w:r w:rsidRPr="00F3057E">
              <w:rPr>
                <w:color w:val="000000"/>
                <w:sz w:val="20"/>
                <w:szCs w:val="20"/>
              </w:rPr>
              <w:t>Drought x Grass</w:t>
            </w:r>
          </w:p>
        </w:tc>
        <w:tc>
          <w:tcPr>
            <w:tcW w:w="1300" w:type="dxa"/>
            <w:tcBorders>
              <w:top w:val="nil"/>
              <w:left w:val="nil"/>
              <w:bottom w:val="nil"/>
              <w:right w:val="nil"/>
            </w:tcBorders>
            <w:shd w:val="clear" w:color="auto" w:fill="auto"/>
            <w:noWrap/>
            <w:vAlign w:val="bottom"/>
            <w:hideMark/>
          </w:tcPr>
          <w:p w14:paraId="288F41DE" w14:textId="77777777" w:rsidR="00F3057E" w:rsidRPr="00F3057E" w:rsidRDefault="00F3057E" w:rsidP="00F3057E">
            <w:pPr>
              <w:jc w:val="center"/>
              <w:rPr>
                <w:color w:val="000000"/>
                <w:sz w:val="20"/>
                <w:szCs w:val="20"/>
              </w:rPr>
            </w:pPr>
            <w:r w:rsidRPr="00F3057E">
              <w:rPr>
                <w:color w:val="000000"/>
                <w:sz w:val="20"/>
                <w:szCs w:val="20"/>
              </w:rPr>
              <w:t>-0.48</w:t>
            </w:r>
          </w:p>
        </w:tc>
        <w:tc>
          <w:tcPr>
            <w:tcW w:w="1300" w:type="dxa"/>
            <w:tcBorders>
              <w:top w:val="nil"/>
              <w:left w:val="nil"/>
              <w:bottom w:val="nil"/>
              <w:right w:val="nil"/>
            </w:tcBorders>
            <w:shd w:val="clear" w:color="auto" w:fill="auto"/>
            <w:noWrap/>
            <w:vAlign w:val="bottom"/>
            <w:hideMark/>
          </w:tcPr>
          <w:p w14:paraId="1ADE9AAC" w14:textId="77777777" w:rsidR="00F3057E" w:rsidRPr="00F3057E" w:rsidRDefault="00F3057E" w:rsidP="00F3057E">
            <w:pPr>
              <w:jc w:val="center"/>
              <w:rPr>
                <w:color w:val="000000"/>
                <w:sz w:val="20"/>
                <w:szCs w:val="20"/>
              </w:rPr>
            </w:pPr>
            <w:r w:rsidRPr="00F3057E">
              <w:rPr>
                <w:color w:val="000000"/>
                <w:sz w:val="20"/>
                <w:szCs w:val="20"/>
              </w:rPr>
              <w:t>0.17</w:t>
            </w:r>
          </w:p>
        </w:tc>
        <w:tc>
          <w:tcPr>
            <w:tcW w:w="1300" w:type="dxa"/>
            <w:tcBorders>
              <w:top w:val="nil"/>
              <w:left w:val="nil"/>
              <w:bottom w:val="nil"/>
              <w:right w:val="nil"/>
            </w:tcBorders>
            <w:shd w:val="clear" w:color="auto" w:fill="auto"/>
            <w:noWrap/>
            <w:vAlign w:val="bottom"/>
            <w:hideMark/>
          </w:tcPr>
          <w:p w14:paraId="68E074B9" w14:textId="77777777" w:rsidR="00F3057E" w:rsidRPr="00F3057E" w:rsidRDefault="00F3057E" w:rsidP="00F3057E">
            <w:pPr>
              <w:jc w:val="center"/>
              <w:rPr>
                <w:color w:val="000000"/>
                <w:sz w:val="20"/>
                <w:szCs w:val="20"/>
              </w:rPr>
            </w:pPr>
            <w:r w:rsidRPr="00F3057E">
              <w:rPr>
                <w:color w:val="000000"/>
                <w:sz w:val="20"/>
                <w:szCs w:val="20"/>
              </w:rPr>
              <w:t>-2.84</w:t>
            </w:r>
          </w:p>
        </w:tc>
        <w:tc>
          <w:tcPr>
            <w:tcW w:w="143" w:type="dxa"/>
            <w:tcBorders>
              <w:top w:val="nil"/>
              <w:left w:val="nil"/>
              <w:bottom w:val="nil"/>
              <w:right w:val="nil"/>
            </w:tcBorders>
            <w:shd w:val="clear" w:color="auto" w:fill="auto"/>
            <w:noWrap/>
            <w:vAlign w:val="bottom"/>
            <w:hideMark/>
          </w:tcPr>
          <w:p w14:paraId="05EADEE9" w14:textId="77777777" w:rsidR="00F3057E" w:rsidRPr="00F3057E" w:rsidRDefault="00F3057E" w:rsidP="00F3057E">
            <w:pPr>
              <w:jc w:val="center"/>
              <w:rPr>
                <w:color w:val="000000"/>
                <w:sz w:val="20"/>
                <w:szCs w:val="20"/>
              </w:rPr>
            </w:pPr>
          </w:p>
        </w:tc>
        <w:tc>
          <w:tcPr>
            <w:tcW w:w="560" w:type="dxa"/>
            <w:tcBorders>
              <w:top w:val="nil"/>
              <w:left w:val="nil"/>
              <w:bottom w:val="nil"/>
              <w:right w:val="nil"/>
            </w:tcBorders>
            <w:shd w:val="clear" w:color="auto" w:fill="auto"/>
            <w:noWrap/>
            <w:vAlign w:val="bottom"/>
            <w:hideMark/>
          </w:tcPr>
          <w:p w14:paraId="1E76543B" w14:textId="77777777" w:rsidR="00F3057E" w:rsidRPr="00F3057E" w:rsidRDefault="00F3057E" w:rsidP="00F3057E">
            <w:pPr>
              <w:jc w:val="center"/>
              <w:rPr>
                <w:color w:val="000000"/>
                <w:sz w:val="20"/>
                <w:szCs w:val="20"/>
              </w:rPr>
            </w:pPr>
            <w:r w:rsidRPr="00F3057E">
              <w:rPr>
                <w:color w:val="000000"/>
                <w:sz w:val="20"/>
                <w:szCs w:val="20"/>
              </w:rPr>
              <w:t>0.005</w:t>
            </w:r>
          </w:p>
        </w:tc>
        <w:tc>
          <w:tcPr>
            <w:tcW w:w="389" w:type="dxa"/>
            <w:tcBorders>
              <w:top w:val="nil"/>
              <w:left w:val="nil"/>
              <w:bottom w:val="nil"/>
              <w:right w:val="nil"/>
            </w:tcBorders>
            <w:shd w:val="clear" w:color="auto" w:fill="auto"/>
            <w:noWrap/>
            <w:vAlign w:val="bottom"/>
            <w:hideMark/>
          </w:tcPr>
          <w:p w14:paraId="3C8A2F21" w14:textId="77777777" w:rsidR="00F3057E" w:rsidRPr="00F3057E" w:rsidRDefault="00F3057E" w:rsidP="00F3057E">
            <w:pPr>
              <w:rPr>
                <w:rFonts w:ascii="Calibri" w:hAnsi="Calibri" w:cs="Calibri"/>
                <w:color w:val="000000"/>
              </w:rPr>
            </w:pPr>
            <w:r w:rsidRPr="00F3057E">
              <w:rPr>
                <w:rFonts w:ascii="Calibri" w:hAnsi="Calibri" w:cs="Calibri"/>
                <w:color w:val="000000"/>
              </w:rPr>
              <w:t>**</w:t>
            </w:r>
          </w:p>
        </w:tc>
      </w:tr>
      <w:tr w:rsidR="00F3057E" w:rsidRPr="00F3057E" w14:paraId="255668E0" w14:textId="77777777" w:rsidTr="00F3057E">
        <w:trPr>
          <w:trHeight w:val="320"/>
        </w:trPr>
        <w:tc>
          <w:tcPr>
            <w:tcW w:w="2620" w:type="dxa"/>
            <w:tcBorders>
              <w:top w:val="nil"/>
              <w:left w:val="nil"/>
              <w:bottom w:val="nil"/>
              <w:right w:val="nil"/>
            </w:tcBorders>
            <w:shd w:val="clear" w:color="auto" w:fill="auto"/>
            <w:noWrap/>
            <w:vAlign w:val="bottom"/>
            <w:hideMark/>
          </w:tcPr>
          <w:p w14:paraId="325923CD" w14:textId="77777777" w:rsidR="00F3057E" w:rsidRPr="00F3057E" w:rsidRDefault="00F3057E" w:rsidP="00F3057E">
            <w:pPr>
              <w:rPr>
                <w:color w:val="000000"/>
                <w:sz w:val="20"/>
                <w:szCs w:val="20"/>
              </w:rPr>
            </w:pPr>
            <w:r w:rsidRPr="00F3057E">
              <w:rPr>
                <w:color w:val="000000"/>
                <w:sz w:val="20"/>
                <w:szCs w:val="20"/>
              </w:rPr>
              <w:t>Watering x Grass</w:t>
            </w:r>
          </w:p>
        </w:tc>
        <w:tc>
          <w:tcPr>
            <w:tcW w:w="1300" w:type="dxa"/>
            <w:tcBorders>
              <w:top w:val="nil"/>
              <w:left w:val="nil"/>
              <w:bottom w:val="nil"/>
              <w:right w:val="nil"/>
            </w:tcBorders>
            <w:shd w:val="clear" w:color="auto" w:fill="auto"/>
            <w:noWrap/>
            <w:vAlign w:val="bottom"/>
            <w:hideMark/>
          </w:tcPr>
          <w:p w14:paraId="20BF4558" w14:textId="77777777" w:rsidR="00F3057E" w:rsidRPr="00F3057E" w:rsidRDefault="00F3057E" w:rsidP="00F3057E">
            <w:pPr>
              <w:jc w:val="center"/>
              <w:rPr>
                <w:color w:val="000000"/>
                <w:sz w:val="20"/>
                <w:szCs w:val="20"/>
              </w:rPr>
            </w:pPr>
            <w:r w:rsidRPr="00F3057E">
              <w:rPr>
                <w:color w:val="000000"/>
                <w:sz w:val="20"/>
                <w:szCs w:val="20"/>
              </w:rPr>
              <w:t>-0.07</w:t>
            </w:r>
          </w:p>
        </w:tc>
        <w:tc>
          <w:tcPr>
            <w:tcW w:w="1300" w:type="dxa"/>
            <w:tcBorders>
              <w:top w:val="nil"/>
              <w:left w:val="nil"/>
              <w:bottom w:val="nil"/>
              <w:right w:val="nil"/>
            </w:tcBorders>
            <w:shd w:val="clear" w:color="auto" w:fill="auto"/>
            <w:noWrap/>
            <w:vAlign w:val="bottom"/>
            <w:hideMark/>
          </w:tcPr>
          <w:p w14:paraId="64D3FA96" w14:textId="77777777" w:rsidR="00F3057E" w:rsidRPr="00F3057E" w:rsidRDefault="00F3057E" w:rsidP="00F3057E">
            <w:pPr>
              <w:jc w:val="center"/>
              <w:rPr>
                <w:color w:val="000000"/>
                <w:sz w:val="20"/>
                <w:szCs w:val="20"/>
              </w:rPr>
            </w:pPr>
            <w:r w:rsidRPr="00F3057E">
              <w:rPr>
                <w:color w:val="000000"/>
                <w:sz w:val="20"/>
                <w:szCs w:val="20"/>
              </w:rPr>
              <w:t>0.12</w:t>
            </w:r>
          </w:p>
        </w:tc>
        <w:tc>
          <w:tcPr>
            <w:tcW w:w="1300" w:type="dxa"/>
            <w:tcBorders>
              <w:top w:val="nil"/>
              <w:left w:val="nil"/>
              <w:bottom w:val="nil"/>
              <w:right w:val="nil"/>
            </w:tcBorders>
            <w:shd w:val="clear" w:color="auto" w:fill="auto"/>
            <w:noWrap/>
            <w:vAlign w:val="bottom"/>
            <w:hideMark/>
          </w:tcPr>
          <w:p w14:paraId="3341407B" w14:textId="77777777" w:rsidR="00F3057E" w:rsidRPr="00F3057E" w:rsidRDefault="00F3057E" w:rsidP="00F3057E">
            <w:pPr>
              <w:jc w:val="center"/>
              <w:rPr>
                <w:color w:val="000000"/>
                <w:sz w:val="20"/>
                <w:szCs w:val="20"/>
              </w:rPr>
            </w:pPr>
            <w:r w:rsidRPr="00F3057E">
              <w:rPr>
                <w:color w:val="000000"/>
                <w:sz w:val="20"/>
                <w:szCs w:val="20"/>
              </w:rPr>
              <w:t>-0.55</w:t>
            </w:r>
          </w:p>
        </w:tc>
        <w:tc>
          <w:tcPr>
            <w:tcW w:w="143" w:type="dxa"/>
            <w:tcBorders>
              <w:top w:val="nil"/>
              <w:left w:val="nil"/>
              <w:bottom w:val="nil"/>
              <w:right w:val="nil"/>
            </w:tcBorders>
            <w:shd w:val="clear" w:color="auto" w:fill="auto"/>
            <w:noWrap/>
            <w:vAlign w:val="bottom"/>
            <w:hideMark/>
          </w:tcPr>
          <w:p w14:paraId="69538F6A" w14:textId="77777777" w:rsidR="00F3057E" w:rsidRPr="00F3057E" w:rsidRDefault="00F3057E" w:rsidP="00F3057E">
            <w:pPr>
              <w:jc w:val="center"/>
              <w:rPr>
                <w:color w:val="000000"/>
                <w:sz w:val="20"/>
                <w:szCs w:val="20"/>
              </w:rPr>
            </w:pPr>
          </w:p>
        </w:tc>
        <w:tc>
          <w:tcPr>
            <w:tcW w:w="560" w:type="dxa"/>
            <w:tcBorders>
              <w:top w:val="nil"/>
              <w:left w:val="nil"/>
              <w:bottom w:val="nil"/>
              <w:right w:val="nil"/>
            </w:tcBorders>
            <w:shd w:val="clear" w:color="auto" w:fill="auto"/>
            <w:noWrap/>
            <w:vAlign w:val="bottom"/>
            <w:hideMark/>
          </w:tcPr>
          <w:p w14:paraId="45B1C274" w14:textId="77777777" w:rsidR="00F3057E" w:rsidRPr="00F3057E" w:rsidRDefault="00F3057E" w:rsidP="00F3057E">
            <w:pPr>
              <w:jc w:val="center"/>
              <w:rPr>
                <w:color w:val="000000"/>
                <w:sz w:val="20"/>
                <w:szCs w:val="20"/>
              </w:rPr>
            </w:pPr>
            <w:r w:rsidRPr="00F3057E">
              <w:rPr>
                <w:color w:val="000000"/>
                <w:sz w:val="20"/>
                <w:szCs w:val="20"/>
              </w:rPr>
              <w:t>0.584</w:t>
            </w:r>
          </w:p>
        </w:tc>
        <w:tc>
          <w:tcPr>
            <w:tcW w:w="389" w:type="dxa"/>
            <w:tcBorders>
              <w:top w:val="nil"/>
              <w:left w:val="nil"/>
              <w:bottom w:val="nil"/>
              <w:right w:val="nil"/>
            </w:tcBorders>
            <w:shd w:val="clear" w:color="auto" w:fill="auto"/>
            <w:noWrap/>
            <w:vAlign w:val="bottom"/>
            <w:hideMark/>
          </w:tcPr>
          <w:p w14:paraId="4F7DBA06" w14:textId="77777777" w:rsidR="00F3057E" w:rsidRPr="00F3057E" w:rsidRDefault="00F3057E" w:rsidP="00F3057E">
            <w:pPr>
              <w:jc w:val="center"/>
              <w:rPr>
                <w:color w:val="000000"/>
                <w:sz w:val="20"/>
                <w:szCs w:val="20"/>
              </w:rPr>
            </w:pPr>
          </w:p>
        </w:tc>
      </w:tr>
      <w:tr w:rsidR="00F3057E" w:rsidRPr="00F3057E" w14:paraId="6309297B" w14:textId="77777777" w:rsidTr="00F3057E">
        <w:trPr>
          <w:trHeight w:val="320"/>
        </w:trPr>
        <w:tc>
          <w:tcPr>
            <w:tcW w:w="2620" w:type="dxa"/>
            <w:tcBorders>
              <w:top w:val="nil"/>
              <w:left w:val="nil"/>
              <w:bottom w:val="nil"/>
              <w:right w:val="nil"/>
            </w:tcBorders>
            <w:shd w:val="clear" w:color="auto" w:fill="auto"/>
            <w:noWrap/>
            <w:vAlign w:val="bottom"/>
            <w:hideMark/>
          </w:tcPr>
          <w:p w14:paraId="7F02140A" w14:textId="77777777" w:rsidR="00F3057E" w:rsidRPr="00F3057E" w:rsidRDefault="00F3057E" w:rsidP="00F3057E">
            <w:pPr>
              <w:rPr>
                <w:color w:val="000000"/>
                <w:sz w:val="20"/>
                <w:szCs w:val="20"/>
              </w:rPr>
            </w:pPr>
            <w:r w:rsidRPr="00F3057E">
              <w:rPr>
                <w:color w:val="000000"/>
                <w:sz w:val="20"/>
                <w:szCs w:val="20"/>
              </w:rPr>
              <w:t>Drought x Tolerance</w:t>
            </w:r>
          </w:p>
        </w:tc>
        <w:tc>
          <w:tcPr>
            <w:tcW w:w="1300" w:type="dxa"/>
            <w:tcBorders>
              <w:top w:val="nil"/>
              <w:left w:val="nil"/>
              <w:bottom w:val="nil"/>
              <w:right w:val="nil"/>
            </w:tcBorders>
            <w:shd w:val="clear" w:color="auto" w:fill="auto"/>
            <w:noWrap/>
            <w:vAlign w:val="bottom"/>
            <w:hideMark/>
          </w:tcPr>
          <w:p w14:paraId="0DC7CC75" w14:textId="77777777" w:rsidR="00F3057E" w:rsidRPr="00F3057E" w:rsidRDefault="00F3057E" w:rsidP="00F3057E">
            <w:pPr>
              <w:jc w:val="center"/>
              <w:rPr>
                <w:color w:val="000000"/>
                <w:sz w:val="20"/>
                <w:szCs w:val="20"/>
              </w:rPr>
            </w:pPr>
            <w:r w:rsidRPr="00F3057E">
              <w:rPr>
                <w:color w:val="000000"/>
                <w:sz w:val="20"/>
                <w:szCs w:val="20"/>
              </w:rPr>
              <w:t>0.25</w:t>
            </w:r>
          </w:p>
        </w:tc>
        <w:tc>
          <w:tcPr>
            <w:tcW w:w="1300" w:type="dxa"/>
            <w:tcBorders>
              <w:top w:val="nil"/>
              <w:left w:val="nil"/>
              <w:bottom w:val="nil"/>
              <w:right w:val="nil"/>
            </w:tcBorders>
            <w:shd w:val="clear" w:color="auto" w:fill="auto"/>
            <w:noWrap/>
            <w:vAlign w:val="bottom"/>
            <w:hideMark/>
          </w:tcPr>
          <w:p w14:paraId="44FB4BB1" w14:textId="77777777" w:rsidR="00F3057E" w:rsidRPr="00F3057E" w:rsidRDefault="00F3057E" w:rsidP="00F3057E">
            <w:pPr>
              <w:jc w:val="center"/>
              <w:rPr>
                <w:color w:val="000000"/>
                <w:sz w:val="20"/>
                <w:szCs w:val="20"/>
              </w:rPr>
            </w:pPr>
            <w:r w:rsidRPr="00F3057E">
              <w:rPr>
                <w:color w:val="000000"/>
                <w:sz w:val="20"/>
                <w:szCs w:val="20"/>
              </w:rPr>
              <w:t>0.13</w:t>
            </w:r>
          </w:p>
        </w:tc>
        <w:tc>
          <w:tcPr>
            <w:tcW w:w="1300" w:type="dxa"/>
            <w:tcBorders>
              <w:top w:val="nil"/>
              <w:left w:val="nil"/>
              <w:bottom w:val="nil"/>
              <w:right w:val="nil"/>
            </w:tcBorders>
            <w:shd w:val="clear" w:color="auto" w:fill="auto"/>
            <w:noWrap/>
            <w:vAlign w:val="bottom"/>
            <w:hideMark/>
          </w:tcPr>
          <w:p w14:paraId="77939F10" w14:textId="77777777" w:rsidR="00F3057E" w:rsidRPr="00F3057E" w:rsidRDefault="00F3057E" w:rsidP="00F3057E">
            <w:pPr>
              <w:jc w:val="center"/>
              <w:rPr>
                <w:color w:val="000000"/>
                <w:sz w:val="20"/>
                <w:szCs w:val="20"/>
              </w:rPr>
            </w:pPr>
            <w:r w:rsidRPr="00F3057E">
              <w:rPr>
                <w:color w:val="000000"/>
                <w:sz w:val="20"/>
                <w:szCs w:val="20"/>
              </w:rPr>
              <w:t>1.89</w:t>
            </w:r>
          </w:p>
        </w:tc>
        <w:tc>
          <w:tcPr>
            <w:tcW w:w="143" w:type="dxa"/>
            <w:tcBorders>
              <w:top w:val="nil"/>
              <w:left w:val="nil"/>
              <w:bottom w:val="nil"/>
              <w:right w:val="nil"/>
            </w:tcBorders>
            <w:shd w:val="clear" w:color="auto" w:fill="auto"/>
            <w:noWrap/>
            <w:vAlign w:val="bottom"/>
            <w:hideMark/>
          </w:tcPr>
          <w:p w14:paraId="754A19E0" w14:textId="77777777" w:rsidR="00F3057E" w:rsidRPr="00F3057E" w:rsidRDefault="00F3057E" w:rsidP="00F3057E">
            <w:pPr>
              <w:jc w:val="center"/>
              <w:rPr>
                <w:color w:val="000000"/>
                <w:sz w:val="20"/>
                <w:szCs w:val="20"/>
              </w:rPr>
            </w:pPr>
          </w:p>
        </w:tc>
        <w:tc>
          <w:tcPr>
            <w:tcW w:w="560" w:type="dxa"/>
            <w:tcBorders>
              <w:top w:val="nil"/>
              <w:left w:val="nil"/>
              <w:bottom w:val="nil"/>
              <w:right w:val="nil"/>
            </w:tcBorders>
            <w:shd w:val="clear" w:color="auto" w:fill="auto"/>
            <w:noWrap/>
            <w:vAlign w:val="bottom"/>
            <w:hideMark/>
          </w:tcPr>
          <w:p w14:paraId="36CFAA53" w14:textId="77777777" w:rsidR="00F3057E" w:rsidRPr="00F3057E" w:rsidRDefault="00F3057E" w:rsidP="00F3057E">
            <w:pPr>
              <w:jc w:val="center"/>
              <w:rPr>
                <w:color w:val="000000"/>
                <w:sz w:val="20"/>
                <w:szCs w:val="20"/>
              </w:rPr>
            </w:pPr>
            <w:r w:rsidRPr="00F3057E">
              <w:rPr>
                <w:color w:val="000000"/>
                <w:sz w:val="20"/>
                <w:szCs w:val="20"/>
              </w:rPr>
              <w:t>0.060</w:t>
            </w:r>
          </w:p>
        </w:tc>
        <w:tc>
          <w:tcPr>
            <w:tcW w:w="389" w:type="dxa"/>
            <w:tcBorders>
              <w:top w:val="nil"/>
              <w:left w:val="nil"/>
              <w:bottom w:val="nil"/>
              <w:right w:val="nil"/>
            </w:tcBorders>
            <w:shd w:val="clear" w:color="auto" w:fill="auto"/>
            <w:noWrap/>
            <w:vAlign w:val="bottom"/>
            <w:hideMark/>
          </w:tcPr>
          <w:p w14:paraId="57C6070C" w14:textId="77777777" w:rsidR="00F3057E" w:rsidRPr="00F3057E" w:rsidRDefault="00F3057E" w:rsidP="00F3057E">
            <w:pPr>
              <w:rPr>
                <w:rFonts w:ascii="Calibri" w:hAnsi="Calibri" w:cs="Calibri"/>
                <w:color w:val="000000"/>
              </w:rPr>
            </w:pPr>
            <w:r w:rsidRPr="00F3057E">
              <w:rPr>
                <w:rFonts w:ascii="Calibri" w:hAnsi="Calibri" w:cs="Calibri"/>
                <w:color w:val="000000"/>
              </w:rPr>
              <w:t>.</w:t>
            </w:r>
          </w:p>
        </w:tc>
      </w:tr>
      <w:tr w:rsidR="00F3057E" w:rsidRPr="00F3057E" w14:paraId="037CCE24" w14:textId="77777777" w:rsidTr="00F3057E">
        <w:trPr>
          <w:trHeight w:val="320"/>
        </w:trPr>
        <w:tc>
          <w:tcPr>
            <w:tcW w:w="2620" w:type="dxa"/>
            <w:tcBorders>
              <w:top w:val="nil"/>
              <w:left w:val="nil"/>
              <w:bottom w:val="nil"/>
              <w:right w:val="nil"/>
            </w:tcBorders>
            <w:shd w:val="clear" w:color="auto" w:fill="auto"/>
            <w:noWrap/>
            <w:vAlign w:val="bottom"/>
            <w:hideMark/>
          </w:tcPr>
          <w:p w14:paraId="71893084" w14:textId="77777777" w:rsidR="00F3057E" w:rsidRPr="00F3057E" w:rsidRDefault="00F3057E" w:rsidP="00F3057E">
            <w:pPr>
              <w:rPr>
                <w:color w:val="000000"/>
                <w:sz w:val="20"/>
                <w:szCs w:val="20"/>
              </w:rPr>
            </w:pPr>
            <w:r w:rsidRPr="00F3057E">
              <w:rPr>
                <w:color w:val="000000"/>
                <w:sz w:val="20"/>
                <w:szCs w:val="20"/>
              </w:rPr>
              <w:t>Watering x Tolerance</w:t>
            </w:r>
          </w:p>
        </w:tc>
        <w:tc>
          <w:tcPr>
            <w:tcW w:w="1300" w:type="dxa"/>
            <w:tcBorders>
              <w:top w:val="nil"/>
              <w:left w:val="nil"/>
              <w:bottom w:val="nil"/>
              <w:right w:val="nil"/>
            </w:tcBorders>
            <w:shd w:val="clear" w:color="auto" w:fill="auto"/>
            <w:noWrap/>
            <w:vAlign w:val="bottom"/>
            <w:hideMark/>
          </w:tcPr>
          <w:p w14:paraId="37173A2E" w14:textId="77777777" w:rsidR="00F3057E" w:rsidRPr="00F3057E" w:rsidRDefault="00F3057E" w:rsidP="00F3057E">
            <w:pPr>
              <w:jc w:val="center"/>
              <w:rPr>
                <w:color w:val="000000"/>
                <w:sz w:val="20"/>
                <w:szCs w:val="20"/>
              </w:rPr>
            </w:pPr>
            <w:r w:rsidRPr="00F3057E">
              <w:rPr>
                <w:color w:val="000000"/>
                <w:sz w:val="20"/>
                <w:szCs w:val="20"/>
              </w:rPr>
              <w:t>-0.06</w:t>
            </w:r>
          </w:p>
        </w:tc>
        <w:tc>
          <w:tcPr>
            <w:tcW w:w="1300" w:type="dxa"/>
            <w:tcBorders>
              <w:top w:val="nil"/>
              <w:left w:val="nil"/>
              <w:bottom w:val="nil"/>
              <w:right w:val="nil"/>
            </w:tcBorders>
            <w:shd w:val="clear" w:color="auto" w:fill="auto"/>
            <w:noWrap/>
            <w:vAlign w:val="bottom"/>
            <w:hideMark/>
          </w:tcPr>
          <w:p w14:paraId="111FC4DD" w14:textId="77777777" w:rsidR="00F3057E" w:rsidRPr="00F3057E" w:rsidRDefault="00F3057E" w:rsidP="00F3057E">
            <w:pPr>
              <w:jc w:val="center"/>
              <w:rPr>
                <w:color w:val="000000"/>
                <w:sz w:val="20"/>
                <w:szCs w:val="20"/>
              </w:rPr>
            </w:pPr>
            <w:r w:rsidRPr="00F3057E">
              <w:rPr>
                <w:color w:val="000000"/>
                <w:sz w:val="20"/>
                <w:szCs w:val="20"/>
              </w:rPr>
              <w:t>0.09</w:t>
            </w:r>
          </w:p>
        </w:tc>
        <w:tc>
          <w:tcPr>
            <w:tcW w:w="1300" w:type="dxa"/>
            <w:tcBorders>
              <w:top w:val="nil"/>
              <w:left w:val="nil"/>
              <w:bottom w:val="nil"/>
              <w:right w:val="nil"/>
            </w:tcBorders>
            <w:shd w:val="clear" w:color="auto" w:fill="auto"/>
            <w:noWrap/>
            <w:vAlign w:val="bottom"/>
            <w:hideMark/>
          </w:tcPr>
          <w:p w14:paraId="0AD01713" w14:textId="77777777" w:rsidR="00F3057E" w:rsidRPr="00F3057E" w:rsidRDefault="00F3057E" w:rsidP="00F3057E">
            <w:pPr>
              <w:jc w:val="center"/>
              <w:rPr>
                <w:color w:val="000000"/>
                <w:sz w:val="20"/>
                <w:szCs w:val="20"/>
              </w:rPr>
            </w:pPr>
            <w:r w:rsidRPr="00F3057E">
              <w:rPr>
                <w:color w:val="000000"/>
                <w:sz w:val="20"/>
                <w:szCs w:val="20"/>
              </w:rPr>
              <w:t>-0.67</w:t>
            </w:r>
          </w:p>
        </w:tc>
        <w:tc>
          <w:tcPr>
            <w:tcW w:w="143" w:type="dxa"/>
            <w:tcBorders>
              <w:top w:val="nil"/>
              <w:left w:val="nil"/>
              <w:bottom w:val="nil"/>
              <w:right w:val="nil"/>
            </w:tcBorders>
            <w:shd w:val="clear" w:color="auto" w:fill="auto"/>
            <w:noWrap/>
            <w:vAlign w:val="bottom"/>
            <w:hideMark/>
          </w:tcPr>
          <w:p w14:paraId="6C11DDA3" w14:textId="77777777" w:rsidR="00F3057E" w:rsidRPr="00F3057E" w:rsidRDefault="00F3057E" w:rsidP="00F3057E">
            <w:pPr>
              <w:jc w:val="center"/>
              <w:rPr>
                <w:color w:val="000000"/>
                <w:sz w:val="20"/>
                <w:szCs w:val="20"/>
              </w:rPr>
            </w:pPr>
          </w:p>
        </w:tc>
        <w:tc>
          <w:tcPr>
            <w:tcW w:w="560" w:type="dxa"/>
            <w:tcBorders>
              <w:top w:val="nil"/>
              <w:left w:val="nil"/>
              <w:bottom w:val="nil"/>
              <w:right w:val="nil"/>
            </w:tcBorders>
            <w:shd w:val="clear" w:color="auto" w:fill="auto"/>
            <w:noWrap/>
            <w:vAlign w:val="bottom"/>
            <w:hideMark/>
          </w:tcPr>
          <w:p w14:paraId="047096BA" w14:textId="77777777" w:rsidR="00F3057E" w:rsidRPr="00F3057E" w:rsidRDefault="00F3057E" w:rsidP="00F3057E">
            <w:pPr>
              <w:jc w:val="center"/>
              <w:rPr>
                <w:color w:val="000000"/>
                <w:sz w:val="20"/>
                <w:szCs w:val="20"/>
              </w:rPr>
            </w:pPr>
            <w:r w:rsidRPr="00F3057E">
              <w:rPr>
                <w:color w:val="000000"/>
                <w:sz w:val="20"/>
                <w:szCs w:val="20"/>
              </w:rPr>
              <w:t>0.503</w:t>
            </w:r>
          </w:p>
        </w:tc>
        <w:tc>
          <w:tcPr>
            <w:tcW w:w="389" w:type="dxa"/>
            <w:tcBorders>
              <w:top w:val="nil"/>
              <w:left w:val="nil"/>
              <w:bottom w:val="nil"/>
              <w:right w:val="nil"/>
            </w:tcBorders>
            <w:shd w:val="clear" w:color="auto" w:fill="auto"/>
            <w:noWrap/>
            <w:vAlign w:val="bottom"/>
            <w:hideMark/>
          </w:tcPr>
          <w:p w14:paraId="6E530F3F" w14:textId="77777777" w:rsidR="00F3057E" w:rsidRPr="00F3057E" w:rsidRDefault="00F3057E" w:rsidP="00F3057E">
            <w:pPr>
              <w:jc w:val="center"/>
              <w:rPr>
                <w:color w:val="000000"/>
                <w:sz w:val="20"/>
                <w:szCs w:val="20"/>
              </w:rPr>
            </w:pPr>
          </w:p>
        </w:tc>
      </w:tr>
      <w:tr w:rsidR="00F3057E" w:rsidRPr="00F3057E" w14:paraId="48D4F5F9" w14:textId="77777777" w:rsidTr="00F3057E">
        <w:trPr>
          <w:trHeight w:val="320"/>
        </w:trPr>
        <w:tc>
          <w:tcPr>
            <w:tcW w:w="2620" w:type="dxa"/>
            <w:tcBorders>
              <w:top w:val="nil"/>
              <w:left w:val="nil"/>
              <w:bottom w:val="single" w:sz="4" w:space="0" w:color="auto"/>
              <w:right w:val="nil"/>
            </w:tcBorders>
            <w:shd w:val="clear" w:color="auto" w:fill="auto"/>
            <w:noWrap/>
            <w:vAlign w:val="bottom"/>
            <w:hideMark/>
          </w:tcPr>
          <w:p w14:paraId="65FCDE11" w14:textId="77777777" w:rsidR="00F3057E" w:rsidRPr="00F3057E" w:rsidRDefault="00F3057E" w:rsidP="00F3057E">
            <w:pPr>
              <w:rPr>
                <w:color w:val="000000"/>
                <w:sz w:val="20"/>
                <w:szCs w:val="20"/>
              </w:rPr>
            </w:pPr>
            <w:r w:rsidRPr="00F3057E">
              <w:rPr>
                <w:color w:val="000000"/>
                <w:sz w:val="20"/>
                <w:szCs w:val="20"/>
              </w:rPr>
              <w:t>Grass x Tolerance</w:t>
            </w:r>
          </w:p>
        </w:tc>
        <w:tc>
          <w:tcPr>
            <w:tcW w:w="1300" w:type="dxa"/>
            <w:tcBorders>
              <w:top w:val="nil"/>
              <w:left w:val="nil"/>
              <w:bottom w:val="single" w:sz="4" w:space="0" w:color="auto"/>
              <w:right w:val="nil"/>
            </w:tcBorders>
            <w:shd w:val="clear" w:color="auto" w:fill="auto"/>
            <w:noWrap/>
            <w:vAlign w:val="bottom"/>
            <w:hideMark/>
          </w:tcPr>
          <w:p w14:paraId="30E02BB6" w14:textId="77777777" w:rsidR="00F3057E" w:rsidRPr="00F3057E" w:rsidRDefault="00F3057E" w:rsidP="00F3057E">
            <w:pPr>
              <w:jc w:val="center"/>
              <w:rPr>
                <w:color w:val="000000"/>
                <w:sz w:val="20"/>
                <w:szCs w:val="20"/>
              </w:rPr>
            </w:pPr>
            <w:r w:rsidRPr="00F3057E">
              <w:rPr>
                <w:color w:val="000000"/>
                <w:sz w:val="20"/>
                <w:szCs w:val="20"/>
              </w:rPr>
              <w:t>0.13</w:t>
            </w:r>
          </w:p>
        </w:tc>
        <w:tc>
          <w:tcPr>
            <w:tcW w:w="1300" w:type="dxa"/>
            <w:tcBorders>
              <w:top w:val="nil"/>
              <w:left w:val="nil"/>
              <w:bottom w:val="single" w:sz="4" w:space="0" w:color="auto"/>
              <w:right w:val="nil"/>
            </w:tcBorders>
            <w:shd w:val="clear" w:color="auto" w:fill="auto"/>
            <w:noWrap/>
            <w:vAlign w:val="bottom"/>
            <w:hideMark/>
          </w:tcPr>
          <w:p w14:paraId="22F9B06C" w14:textId="77777777" w:rsidR="00F3057E" w:rsidRPr="00F3057E" w:rsidRDefault="00F3057E" w:rsidP="00F3057E">
            <w:pPr>
              <w:jc w:val="center"/>
              <w:rPr>
                <w:color w:val="000000"/>
                <w:sz w:val="20"/>
                <w:szCs w:val="20"/>
              </w:rPr>
            </w:pPr>
            <w:r w:rsidRPr="00F3057E">
              <w:rPr>
                <w:color w:val="000000"/>
                <w:sz w:val="20"/>
                <w:szCs w:val="20"/>
              </w:rPr>
              <w:t>0.05</w:t>
            </w:r>
          </w:p>
        </w:tc>
        <w:tc>
          <w:tcPr>
            <w:tcW w:w="1300" w:type="dxa"/>
            <w:tcBorders>
              <w:top w:val="nil"/>
              <w:left w:val="nil"/>
              <w:bottom w:val="single" w:sz="4" w:space="0" w:color="auto"/>
              <w:right w:val="nil"/>
            </w:tcBorders>
            <w:shd w:val="clear" w:color="auto" w:fill="auto"/>
            <w:noWrap/>
            <w:vAlign w:val="bottom"/>
            <w:hideMark/>
          </w:tcPr>
          <w:p w14:paraId="5FF1E7C3" w14:textId="77777777" w:rsidR="00F3057E" w:rsidRPr="00F3057E" w:rsidRDefault="00F3057E" w:rsidP="00F3057E">
            <w:pPr>
              <w:jc w:val="center"/>
              <w:rPr>
                <w:color w:val="000000"/>
                <w:sz w:val="20"/>
                <w:szCs w:val="20"/>
              </w:rPr>
            </w:pPr>
            <w:r w:rsidRPr="00F3057E">
              <w:rPr>
                <w:color w:val="000000"/>
                <w:sz w:val="20"/>
                <w:szCs w:val="20"/>
              </w:rPr>
              <w:t>2.72</w:t>
            </w:r>
          </w:p>
        </w:tc>
        <w:tc>
          <w:tcPr>
            <w:tcW w:w="143" w:type="dxa"/>
            <w:tcBorders>
              <w:top w:val="nil"/>
              <w:left w:val="nil"/>
              <w:bottom w:val="single" w:sz="4" w:space="0" w:color="auto"/>
              <w:right w:val="nil"/>
            </w:tcBorders>
            <w:shd w:val="clear" w:color="auto" w:fill="auto"/>
            <w:noWrap/>
            <w:vAlign w:val="bottom"/>
            <w:hideMark/>
          </w:tcPr>
          <w:p w14:paraId="5E551D72" w14:textId="77777777" w:rsidR="00F3057E" w:rsidRPr="00F3057E" w:rsidRDefault="00F3057E" w:rsidP="00F3057E">
            <w:pPr>
              <w:jc w:val="center"/>
              <w:rPr>
                <w:color w:val="000000"/>
                <w:sz w:val="20"/>
                <w:szCs w:val="20"/>
              </w:rPr>
            </w:pPr>
            <w:r w:rsidRPr="00F3057E">
              <w:rPr>
                <w:color w:val="000000"/>
                <w:sz w:val="20"/>
                <w:szCs w:val="20"/>
              </w:rPr>
              <w:t> </w:t>
            </w:r>
          </w:p>
        </w:tc>
        <w:tc>
          <w:tcPr>
            <w:tcW w:w="560" w:type="dxa"/>
            <w:tcBorders>
              <w:top w:val="nil"/>
              <w:left w:val="nil"/>
              <w:bottom w:val="single" w:sz="4" w:space="0" w:color="auto"/>
              <w:right w:val="nil"/>
            </w:tcBorders>
            <w:shd w:val="clear" w:color="auto" w:fill="auto"/>
            <w:noWrap/>
            <w:vAlign w:val="bottom"/>
            <w:hideMark/>
          </w:tcPr>
          <w:p w14:paraId="0257970D" w14:textId="77777777" w:rsidR="00F3057E" w:rsidRPr="00F3057E" w:rsidRDefault="00F3057E" w:rsidP="00F3057E">
            <w:pPr>
              <w:jc w:val="center"/>
              <w:rPr>
                <w:color w:val="000000"/>
                <w:sz w:val="20"/>
                <w:szCs w:val="20"/>
              </w:rPr>
            </w:pPr>
            <w:r w:rsidRPr="00F3057E">
              <w:rPr>
                <w:color w:val="000000"/>
                <w:sz w:val="20"/>
                <w:szCs w:val="20"/>
              </w:rPr>
              <w:t>0.007</w:t>
            </w:r>
          </w:p>
        </w:tc>
        <w:tc>
          <w:tcPr>
            <w:tcW w:w="389" w:type="dxa"/>
            <w:tcBorders>
              <w:top w:val="nil"/>
              <w:left w:val="nil"/>
              <w:bottom w:val="single" w:sz="4" w:space="0" w:color="auto"/>
              <w:right w:val="nil"/>
            </w:tcBorders>
            <w:shd w:val="clear" w:color="auto" w:fill="auto"/>
            <w:noWrap/>
            <w:vAlign w:val="bottom"/>
            <w:hideMark/>
          </w:tcPr>
          <w:p w14:paraId="754A9221" w14:textId="77777777" w:rsidR="00F3057E" w:rsidRPr="00F3057E" w:rsidRDefault="00F3057E" w:rsidP="00F3057E">
            <w:pPr>
              <w:rPr>
                <w:rFonts w:ascii="Calibri" w:hAnsi="Calibri" w:cs="Calibri"/>
                <w:color w:val="000000"/>
              </w:rPr>
            </w:pPr>
            <w:r w:rsidRPr="00F3057E">
              <w:rPr>
                <w:rFonts w:ascii="Calibri" w:hAnsi="Calibri" w:cs="Calibri"/>
                <w:color w:val="000000"/>
              </w:rPr>
              <w:t>**</w:t>
            </w:r>
          </w:p>
        </w:tc>
      </w:tr>
    </w:tbl>
    <w:p w14:paraId="1CC00E2C" w14:textId="18D616A6" w:rsidR="00F3057E" w:rsidRDefault="00F3057E" w:rsidP="002D2AE7">
      <w:pPr>
        <w:rPr>
          <w:b/>
        </w:rPr>
      </w:pPr>
      <w:r>
        <w:rPr>
          <w:b/>
        </w:rPr>
        <w:br w:type="page"/>
      </w:r>
    </w:p>
    <w:p w14:paraId="436512ED" w14:textId="7675B57A" w:rsidR="00BA58A1" w:rsidRDefault="00A8426F" w:rsidP="00412E89">
      <w:pPr>
        <w:spacing w:line="480" w:lineRule="auto"/>
        <w:rPr>
          <w:b/>
        </w:rPr>
      </w:pPr>
      <w:r>
        <w:rPr>
          <w:b/>
        </w:rPr>
        <w:lastRenderedPageBreak/>
        <w:t>Figure Legends</w:t>
      </w:r>
    </w:p>
    <w:p w14:paraId="5553C1EA" w14:textId="2AEAC7FC" w:rsidR="00A8426F" w:rsidRDefault="00174BAF" w:rsidP="00174BAF">
      <w:pPr>
        <w:pStyle w:val="ListParagraph"/>
        <w:numPr>
          <w:ilvl w:val="0"/>
          <w:numId w:val="7"/>
        </w:numPr>
        <w:spacing w:line="480" w:lineRule="auto"/>
      </w:pPr>
      <w:r>
        <w:t xml:space="preserve">Species </w:t>
      </w:r>
      <w:r w:rsidR="00224956">
        <w:t xml:space="preserve">displayed a strong negative </w:t>
      </w:r>
      <w:r>
        <w:t>trade-off</w:t>
      </w:r>
      <w:r w:rsidR="00224956">
        <w:t xml:space="preserve"> between</w:t>
      </w:r>
      <w:r>
        <w:t xml:space="preserve"> relative growth rate </w:t>
      </w:r>
      <w:r w:rsidR="00224956">
        <w:t xml:space="preserve">(leaf area accumulation/time; </w:t>
      </w:r>
      <w:r w:rsidR="004C6333">
        <w:t>cm</w:t>
      </w:r>
      <w:r w:rsidR="004C6333">
        <w:sym w:font="Symbol" w:char="F0D7"/>
      </w:r>
      <w:r w:rsidR="004C6333">
        <w:t>cm</w:t>
      </w:r>
      <w:r w:rsidR="004C6333">
        <w:rPr>
          <w:vertAlign w:val="superscript"/>
        </w:rPr>
        <w:t>-1</w:t>
      </w:r>
      <w:r w:rsidR="004C6333">
        <w:sym w:font="Symbol" w:char="F0D7"/>
      </w:r>
      <w:r w:rsidR="004C6333">
        <w:t>day</w:t>
      </w:r>
      <w:r w:rsidR="004C6333">
        <w:rPr>
          <w:vertAlign w:val="superscript"/>
        </w:rPr>
        <w:t>-1</w:t>
      </w:r>
      <w:r w:rsidR="00224956">
        <w:t xml:space="preserve">) </w:t>
      </w:r>
      <w:r>
        <w:t xml:space="preserve">and </w:t>
      </w:r>
      <w:r w:rsidR="006F743F">
        <w:t xml:space="preserve">intrinsic </w:t>
      </w:r>
      <w:r>
        <w:t>water use efficiency</w:t>
      </w:r>
      <w:r w:rsidR="00224956">
        <w:t xml:space="preserve"> (carbon isotope discrimination; ∆, </w:t>
      </w:r>
      <w:r w:rsidR="00224956" w:rsidRPr="009F6495">
        <w:rPr>
          <w:vertAlign w:val="superscript"/>
        </w:rPr>
        <w:t>0</w:t>
      </w:r>
      <w:r w:rsidR="00224956">
        <w:t>/</w:t>
      </w:r>
      <w:r w:rsidR="00224956">
        <w:softHyphen/>
      </w:r>
      <w:r w:rsidR="00224956">
        <w:softHyphen/>
      </w:r>
      <w:r w:rsidR="00224956">
        <w:softHyphen/>
      </w:r>
      <w:r w:rsidR="00224956" w:rsidRPr="009F6495">
        <w:rPr>
          <w:vertAlign w:val="subscript"/>
        </w:rPr>
        <w:t>00</w:t>
      </w:r>
      <w:r w:rsidR="00224956">
        <w:t>).</w:t>
      </w:r>
      <w:r w:rsidR="004C6333">
        <w:t xml:space="preserve"> Species abbreviations are the first two letters of the genus and specific epithet as described in </w:t>
      </w:r>
      <w:r w:rsidR="004C6333" w:rsidRPr="006F743F">
        <w:rPr>
          <w:i/>
        </w:rPr>
        <w:t>Materials and Methods</w:t>
      </w:r>
      <w:r w:rsidR="004C6333">
        <w:t>.</w:t>
      </w:r>
    </w:p>
    <w:p w14:paraId="1F27E3E6" w14:textId="3A496FD0" w:rsidR="006F743F" w:rsidRDefault="00C66140" w:rsidP="006F743F">
      <w:pPr>
        <w:pStyle w:val="ListParagraph"/>
        <w:numPr>
          <w:ilvl w:val="0"/>
          <w:numId w:val="7"/>
        </w:numPr>
        <w:spacing w:line="480" w:lineRule="auto"/>
      </w:pPr>
      <w:r>
        <w:t>Relationship between e</w:t>
      </w:r>
      <w:r w:rsidR="006F743F">
        <w:t>stimated per capita population growth rates of each species obtained through bootstrapped vital rates (y-axis) and drought toleranc</w:t>
      </w:r>
      <w:r w:rsidR="00DA73C5">
        <w:t>e measured as species’ loading</w:t>
      </w:r>
      <w:r w:rsidR="00481CA4">
        <w:t>s</w:t>
      </w:r>
      <w:r w:rsidR="00DA73C5">
        <w:t xml:space="preserve"> on PC1</w:t>
      </w:r>
      <w:r>
        <w:t xml:space="preserve"> (x-axis; see Table 1)</w:t>
      </w:r>
      <w:r w:rsidR="00DA73C5">
        <w:t>. Drought treatments in red, watered treatments in blue, and control treatments in yellow</w:t>
      </w:r>
      <w:r w:rsidR="001173F8">
        <w:t>; estimates without grass (left) and with grass (right)</w:t>
      </w:r>
      <w:r w:rsidR="00DA73C5">
        <w:t xml:space="preserve">. </w:t>
      </w:r>
    </w:p>
    <w:p w14:paraId="2BC6B9F3" w14:textId="78BDB7A2" w:rsidR="00454738" w:rsidRDefault="00DA73C5" w:rsidP="00454738">
      <w:pPr>
        <w:pStyle w:val="ListParagraph"/>
        <w:numPr>
          <w:ilvl w:val="0"/>
          <w:numId w:val="7"/>
        </w:numPr>
        <w:spacing w:line="480" w:lineRule="auto"/>
      </w:pPr>
      <w:r>
        <w:t>Relationship between species level m</w:t>
      </w:r>
      <w:r w:rsidR="00174BAF">
        <w:t>ortality</w:t>
      </w:r>
      <w:r>
        <w:t xml:space="preserve"> rates (y-axis) and drought tolerance as measured by species’ loading</w:t>
      </w:r>
      <w:r w:rsidR="00481CA4">
        <w:t>s</w:t>
      </w:r>
      <w:r>
        <w:t xml:space="preserve"> on PC1 (x-axis</w:t>
      </w:r>
      <w:r w:rsidR="00C66140">
        <w:t>; see Table 1</w:t>
      </w:r>
      <w:r>
        <w:t xml:space="preserve">). </w:t>
      </w:r>
      <w:r w:rsidR="00481CA4">
        <w:t>(a) Drought</w:t>
      </w:r>
      <w:r w:rsidR="00D83F4A">
        <w:t xml:space="preserve"> treatments in red</w:t>
      </w:r>
      <w:r w:rsidR="00481CA4">
        <w:t xml:space="preserve"> and (b) watering treatment</w:t>
      </w:r>
      <w:r w:rsidR="00D83F4A">
        <w:t xml:space="preserve">s in blue </w:t>
      </w:r>
      <w:r w:rsidR="00481CA4">
        <w:t>are split up into two panels for ease of viewing</w:t>
      </w:r>
      <w:r w:rsidR="00D83F4A">
        <w:t>. Controls in yellow are thus the same in both panels.</w:t>
      </w:r>
      <w:r w:rsidR="00481CA4">
        <w:t xml:space="preserve"> </w:t>
      </w:r>
      <w:r w:rsidR="00454738">
        <w:t>Mortality rates without grass</w:t>
      </w:r>
      <w:r w:rsidR="001173F8">
        <w:t xml:space="preserve"> (left) and </w:t>
      </w:r>
      <w:r w:rsidR="00454738">
        <w:t xml:space="preserve">with </w:t>
      </w:r>
      <w:r w:rsidR="001173F8">
        <w:t xml:space="preserve">grass </w:t>
      </w:r>
      <w:r w:rsidR="00454738">
        <w:t xml:space="preserve">(right). Shown with bootstrapped 95% confidence intervals.   </w:t>
      </w:r>
    </w:p>
    <w:p w14:paraId="02F3DB0D" w14:textId="0456D00C" w:rsidR="00DA73C5" w:rsidRDefault="00DA73C5" w:rsidP="00E2638E">
      <w:pPr>
        <w:pStyle w:val="ListParagraph"/>
        <w:numPr>
          <w:ilvl w:val="0"/>
          <w:numId w:val="7"/>
        </w:numPr>
        <w:spacing w:line="480" w:lineRule="auto"/>
      </w:pPr>
      <w:r>
        <w:t>Relationship between seed set per species (y-axis) and drought tolerance as measured by species’ loading</w:t>
      </w:r>
      <w:r w:rsidR="00481CA4">
        <w:t>s</w:t>
      </w:r>
      <w:r>
        <w:t xml:space="preserve"> on PC1 (x-axis</w:t>
      </w:r>
      <w:r w:rsidR="00C66140">
        <w:t>; see Table 1</w:t>
      </w:r>
      <w:r>
        <w:t xml:space="preserve">). </w:t>
      </w:r>
      <w:r w:rsidR="00D83F4A">
        <w:t>(a) Drought treatments in red and (b) watering treatments in blue are split up into two panels for ease of viewing. Controls in yellow are thus the same in both panels.</w:t>
      </w:r>
      <w:r>
        <w:t xml:space="preserve"> </w:t>
      </w:r>
      <w:r w:rsidR="00454738">
        <w:t>Seed set without grass (left) and with grass (right). Shown with b</w:t>
      </w:r>
      <w:r>
        <w:t xml:space="preserve">ootstrapped 95% confidence intervals.   </w:t>
      </w:r>
    </w:p>
    <w:p w14:paraId="4CA25532" w14:textId="17C390F0" w:rsidR="00BA58A1" w:rsidRDefault="00BA58A1" w:rsidP="00412E89">
      <w:pPr>
        <w:spacing w:line="480" w:lineRule="auto"/>
        <w:rPr>
          <w:b/>
        </w:rPr>
      </w:pPr>
    </w:p>
    <w:p w14:paraId="449C0993" w14:textId="2E237C26" w:rsidR="00BA58A1" w:rsidRDefault="00BA58A1" w:rsidP="00412E89">
      <w:pPr>
        <w:spacing w:line="480" w:lineRule="auto"/>
        <w:rPr>
          <w:b/>
        </w:rPr>
      </w:pPr>
    </w:p>
    <w:p w14:paraId="225E8D88" w14:textId="5EB679D0" w:rsidR="00BA58A1" w:rsidRDefault="00BA58A1" w:rsidP="00B03782">
      <w:pPr>
        <w:spacing w:line="480" w:lineRule="auto"/>
        <w:rPr>
          <w:b/>
        </w:rPr>
      </w:pPr>
    </w:p>
    <w:p w14:paraId="394F9F70" w14:textId="7D78A54A" w:rsidR="00126D96" w:rsidRDefault="00126D96" w:rsidP="00B03782">
      <w:pPr>
        <w:spacing w:line="480" w:lineRule="auto"/>
        <w:rPr>
          <w:b/>
        </w:rPr>
      </w:pPr>
    </w:p>
    <w:p w14:paraId="1C364654" w14:textId="0AE61F68" w:rsidR="00485056" w:rsidRPr="00412E89" w:rsidRDefault="00485056" w:rsidP="00B03782">
      <w:pPr>
        <w:spacing w:line="480" w:lineRule="auto"/>
        <w:rPr>
          <w:b/>
        </w:rPr>
      </w:pPr>
      <w:r>
        <w:rPr>
          <w:b/>
        </w:rPr>
        <w:lastRenderedPageBreak/>
        <w:t>Figure 1. Trade-off in relative growth rate and water use efficiency</w:t>
      </w:r>
    </w:p>
    <w:p w14:paraId="58892F71" w14:textId="3BC3824A" w:rsidR="00BA58A1" w:rsidRDefault="00895085" w:rsidP="00412E89">
      <w:pPr>
        <w:spacing w:line="480" w:lineRule="auto"/>
        <w:rPr>
          <w:b/>
        </w:rPr>
      </w:pPr>
      <w:r>
        <w:rPr>
          <w:b/>
          <w:noProof/>
        </w:rPr>
        <w:drawing>
          <wp:inline distT="0" distB="0" distL="0" distR="0" wp14:anchorId="566A1BE3" wp14:editId="434BC6C7">
            <wp:extent cx="3594100" cy="3238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rait.pdf"/>
                    <pic:cNvPicPr/>
                  </pic:nvPicPr>
                  <pic:blipFill>
                    <a:blip r:embed="rId16">
                      <a:extLst>
                        <a:ext uri="{28A0092B-C50C-407E-A947-70E740481C1C}">
                          <a14:useLocalDpi xmlns:a14="http://schemas.microsoft.com/office/drawing/2010/main" val="0"/>
                        </a:ext>
                      </a:extLst>
                    </a:blip>
                    <a:stretch>
                      <a:fillRect/>
                    </a:stretch>
                  </pic:blipFill>
                  <pic:spPr>
                    <a:xfrm>
                      <a:off x="0" y="0"/>
                      <a:ext cx="3594100" cy="3238500"/>
                    </a:xfrm>
                    <a:prstGeom prst="rect">
                      <a:avLst/>
                    </a:prstGeom>
                  </pic:spPr>
                </pic:pic>
              </a:graphicData>
            </a:graphic>
          </wp:inline>
        </w:drawing>
      </w:r>
    </w:p>
    <w:p w14:paraId="7999E350" w14:textId="77777777" w:rsidR="00E90DA4" w:rsidRDefault="00E90DA4" w:rsidP="00412E89">
      <w:pPr>
        <w:spacing w:line="480" w:lineRule="auto"/>
        <w:rPr>
          <w:b/>
        </w:rPr>
      </w:pPr>
    </w:p>
    <w:p w14:paraId="1F02CEEF" w14:textId="77777777" w:rsidR="00E90DA4" w:rsidRDefault="00E90DA4" w:rsidP="00412E89">
      <w:pPr>
        <w:spacing w:line="480" w:lineRule="auto"/>
        <w:rPr>
          <w:b/>
        </w:rPr>
      </w:pPr>
    </w:p>
    <w:p w14:paraId="70393B2B" w14:textId="77777777" w:rsidR="00E90DA4" w:rsidRDefault="00E90DA4" w:rsidP="00412E89">
      <w:pPr>
        <w:spacing w:line="480" w:lineRule="auto"/>
        <w:rPr>
          <w:b/>
        </w:rPr>
      </w:pPr>
    </w:p>
    <w:p w14:paraId="06ACB180" w14:textId="77777777" w:rsidR="00E90DA4" w:rsidRDefault="00E90DA4" w:rsidP="00412E89">
      <w:pPr>
        <w:spacing w:line="480" w:lineRule="auto"/>
        <w:rPr>
          <w:b/>
        </w:rPr>
      </w:pPr>
    </w:p>
    <w:p w14:paraId="7B0E9D6D" w14:textId="77777777" w:rsidR="00111C26" w:rsidRDefault="00111C26" w:rsidP="00412E89">
      <w:pPr>
        <w:spacing w:line="480" w:lineRule="auto"/>
        <w:rPr>
          <w:b/>
        </w:rPr>
      </w:pPr>
    </w:p>
    <w:p w14:paraId="4176F119" w14:textId="77777777" w:rsidR="00111C26" w:rsidRDefault="00111C26" w:rsidP="00412E89">
      <w:pPr>
        <w:spacing w:line="480" w:lineRule="auto"/>
        <w:rPr>
          <w:b/>
        </w:rPr>
      </w:pPr>
    </w:p>
    <w:p w14:paraId="6E9483C8" w14:textId="77777777" w:rsidR="00111C26" w:rsidRDefault="00111C26" w:rsidP="00412E89">
      <w:pPr>
        <w:spacing w:line="480" w:lineRule="auto"/>
        <w:rPr>
          <w:b/>
        </w:rPr>
      </w:pPr>
    </w:p>
    <w:p w14:paraId="2EB5A40E" w14:textId="77777777" w:rsidR="00111C26" w:rsidRDefault="00111C26" w:rsidP="00412E89">
      <w:pPr>
        <w:spacing w:line="480" w:lineRule="auto"/>
        <w:rPr>
          <w:b/>
        </w:rPr>
      </w:pPr>
    </w:p>
    <w:p w14:paraId="28ADE3A2" w14:textId="77777777" w:rsidR="00111C26" w:rsidRDefault="00111C26" w:rsidP="00412E89">
      <w:pPr>
        <w:spacing w:line="480" w:lineRule="auto"/>
        <w:rPr>
          <w:b/>
        </w:rPr>
      </w:pPr>
    </w:p>
    <w:p w14:paraId="548CEFC1" w14:textId="77777777" w:rsidR="00111C26" w:rsidRDefault="00111C26" w:rsidP="00412E89">
      <w:pPr>
        <w:spacing w:line="480" w:lineRule="auto"/>
        <w:rPr>
          <w:b/>
        </w:rPr>
      </w:pPr>
    </w:p>
    <w:p w14:paraId="7190BCD9" w14:textId="77777777" w:rsidR="00111C26" w:rsidRDefault="00111C26" w:rsidP="00412E89">
      <w:pPr>
        <w:spacing w:line="480" w:lineRule="auto"/>
        <w:rPr>
          <w:b/>
        </w:rPr>
      </w:pPr>
    </w:p>
    <w:p w14:paraId="5E59356E" w14:textId="77777777" w:rsidR="00111C26" w:rsidRDefault="00111C26" w:rsidP="00412E89">
      <w:pPr>
        <w:spacing w:line="480" w:lineRule="auto"/>
        <w:rPr>
          <w:b/>
        </w:rPr>
      </w:pPr>
    </w:p>
    <w:p w14:paraId="11B7C9A8" w14:textId="77777777" w:rsidR="002D2AE7" w:rsidRDefault="002D2AE7">
      <w:pPr>
        <w:rPr>
          <w:b/>
        </w:rPr>
      </w:pPr>
      <w:r>
        <w:rPr>
          <w:b/>
        </w:rPr>
        <w:br w:type="page"/>
      </w:r>
    </w:p>
    <w:p w14:paraId="2E03ACBA" w14:textId="77777777" w:rsidR="002D2AE7" w:rsidRDefault="002D2AE7" w:rsidP="002D2AE7">
      <w:pPr>
        <w:spacing w:line="480" w:lineRule="auto"/>
        <w:rPr>
          <w:b/>
        </w:rPr>
      </w:pPr>
      <w:r>
        <w:rPr>
          <w:b/>
        </w:rPr>
        <w:lastRenderedPageBreak/>
        <w:t>Figure 2. Per capita population growth rate</w:t>
      </w:r>
      <w:r>
        <w:rPr>
          <w:b/>
          <w:noProof/>
        </w:rPr>
        <w:drawing>
          <wp:inline distT="0" distB="0" distL="0" distR="0" wp14:anchorId="5E0634CF" wp14:editId="2F24CFDA">
            <wp:extent cx="5397500" cy="3238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ambda.pdf"/>
                    <pic:cNvPicPr/>
                  </pic:nvPicPr>
                  <pic:blipFill>
                    <a:blip r:embed="rId17">
                      <a:extLst>
                        <a:ext uri="{28A0092B-C50C-407E-A947-70E740481C1C}">
                          <a14:useLocalDpi xmlns:a14="http://schemas.microsoft.com/office/drawing/2010/main" val="0"/>
                        </a:ext>
                      </a:extLst>
                    </a:blip>
                    <a:stretch>
                      <a:fillRect/>
                    </a:stretch>
                  </pic:blipFill>
                  <pic:spPr>
                    <a:xfrm>
                      <a:off x="0" y="0"/>
                      <a:ext cx="5397500" cy="3238500"/>
                    </a:xfrm>
                    <a:prstGeom prst="rect">
                      <a:avLst/>
                    </a:prstGeom>
                  </pic:spPr>
                </pic:pic>
              </a:graphicData>
            </a:graphic>
          </wp:inline>
        </w:drawing>
      </w:r>
    </w:p>
    <w:p w14:paraId="0F6DD2EA" w14:textId="77777777" w:rsidR="002D2AE7" w:rsidRDefault="002D2AE7">
      <w:pPr>
        <w:rPr>
          <w:b/>
        </w:rPr>
      </w:pPr>
      <w:r>
        <w:rPr>
          <w:b/>
        </w:rPr>
        <w:br w:type="page"/>
      </w:r>
    </w:p>
    <w:p w14:paraId="48AE8A18" w14:textId="6602AB2D" w:rsidR="00A8426F" w:rsidRDefault="00BA58A1" w:rsidP="00412E89">
      <w:pPr>
        <w:spacing w:line="480" w:lineRule="auto"/>
        <w:rPr>
          <w:b/>
        </w:rPr>
      </w:pPr>
      <w:r>
        <w:rPr>
          <w:b/>
        </w:rPr>
        <w:lastRenderedPageBreak/>
        <w:t>Figure</w:t>
      </w:r>
      <w:r w:rsidR="00485056">
        <w:rPr>
          <w:b/>
        </w:rPr>
        <w:t xml:space="preserve"> </w:t>
      </w:r>
      <w:r w:rsidR="002D2AE7">
        <w:rPr>
          <w:b/>
        </w:rPr>
        <w:t>3</w:t>
      </w:r>
      <w:r w:rsidR="00485056">
        <w:rPr>
          <w:b/>
        </w:rPr>
        <w:t>.</w:t>
      </w:r>
      <w:r>
        <w:rPr>
          <w:b/>
        </w:rPr>
        <w:t xml:space="preserve"> Mo</w:t>
      </w:r>
      <w:r w:rsidR="00E90DA4">
        <w:rPr>
          <w:b/>
        </w:rPr>
        <w:t>rtality</w:t>
      </w:r>
      <w:r w:rsidR="00111C26">
        <w:rPr>
          <w:b/>
          <w:noProof/>
        </w:rPr>
        <w:drawing>
          <wp:inline distT="0" distB="0" distL="0" distR="0" wp14:anchorId="4B39BCCB" wp14:editId="5AEF1104">
            <wp:extent cx="5397500" cy="3238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ortality-trait-d.pdf"/>
                    <pic:cNvPicPr/>
                  </pic:nvPicPr>
                  <pic:blipFill>
                    <a:blip r:embed="rId18">
                      <a:extLst>
                        <a:ext uri="{28A0092B-C50C-407E-A947-70E740481C1C}">
                          <a14:useLocalDpi xmlns:a14="http://schemas.microsoft.com/office/drawing/2010/main" val="0"/>
                        </a:ext>
                      </a:extLst>
                    </a:blip>
                    <a:stretch>
                      <a:fillRect/>
                    </a:stretch>
                  </pic:blipFill>
                  <pic:spPr>
                    <a:xfrm>
                      <a:off x="0" y="0"/>
                      <a:ext cx="5397500" cy="3238500"/>
                    </a:xfrm>
                    <a:prstGeom prst="rect">
                      <a:avLst/>
                    </a:prstGeom>
                  </pic:spPr>
                </pic:pic>
              </a:graphicData>
            </a:graphic>
          </wp:inline>
        </w:drawing>
      </w:r>
      <w:r w:rsidR="00111C26">
        <w:rPr>
          <w:b/>
          <w:noProof/>
        </w:rPr>
        <w:drawing>
          <wp:inline distT="0" distB="0" distL="0" distR="0" wp14:anchorId="69FC58A5" wp14:editId="3CE96DB6">
            <wp:extent cx="5397500" cy="3238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ortality-trait-w.pdf"/>
                    <pic:cNvPicPr/>
                  </pic:nvPicPr>
                  <pic:blipFill>
                    <a:blip r:embed="rId19">
                      <a:extLst>
                        <a:ext uri="{28A0092B-C50C-407E-A947-70E740481C1C}">
                          <a14:useLocalDpi xmlns:a14="http://schemas.microsoft.com/office/drawing/2010/main" val="0"/>
                        </a:ext>
                      </a:extLst>
                    </a:blip>
                    <a:stretch>
                      <a:fillRect/>
                    </a:stretch>
                  </pic:blipFill>
                  <pic:spPr>
                    <a:xfrm>
                      <a:off x="0" y="0"/>
                      <a:ext cx="5397500" cy="3238500"/>
                    </a:xfrm>
                    <a:prstGeom prst="rect">
                      <a:avLst/>
                    </a:prstGeom>
                  </pic:spPr>
                </pic:pic>
              </a:graphicData>
            </a:graphic>
          </wp:inline>
        </w:drawing>
      </w:r>
    </w:p>
    <w:p w14:paraId="220A2569" w14:textId="14A7F8AE" w:rsidR="00A8426F" w:rsidRDefault="00A8426F" w:rsidP="00412E89">
      <w:pPr>
        <w:spacing w:line="480" w:lineRule="auto"/>
        <w:rPr>
          <w:b/>
        </w:rPr>
      </w:pPr>
    </w:p>
    <w:p w14:paraId="6E7548E1" w14:textId="7ED5E802" w:rsidR="00A8426F" w:rsidRDefault="00A8426F" w:rsidP="00412E89">
      <w:pPr>
        <w:spacing w:line="480" w:lineRule="auto"/>
        <w:rPr>
          <w:b/>
        </w:rPr>
      </w:pPr>
    </w:p>
    <w:p w14:paraId="5DD4F682" w14:textId="5A8AB51A" w:rsidR="00A8426F" w:rsidRDefault="00A8426F" w:rsidP="00412E89">
      <w:pPr>
        <w:spacing w:line="480" w:lineRule="auto"/>
        <w:rPr>
          <w:b/>
        </w:rPr>
      </w:pPr>
    </w:p>
    <w:p w14:paraId="30EE3404" w14:textId="0188E204" w:rsidR="00BA58A1" w:rsidRDefault="00287881" w:rsidP="00412E89">
      <w:pPr>
        <w:spacing w:line="480" w:lineRule="auto"/>
        <w:rPr>
          <w:b/>
        </w:rPr>
      </w:pPr>
      <w:r>
        <w:rPr>
          <w:noProof/>
        </w:rPr>
        <w:lastRenderedPageBreak/>
        <w:drawing>
          <wp:anchor distT="0" distB="0" distL="114300" distR="114300" simplePos="0" relativeHeight="251659264" behindDoc="0" locked="0" layoutInCell="1" allowOverlap="1" wp14:anchorId="739983D2" wp14:editId="4A1A4BF5">
            <wp:simplePos x="0" y="0"/>
            <wp:positionH relativeFrom="column">
              <wp:posOffset>430823</wp:posOffset>
            </wp:positionH>
            <wp:positionV relativeFrom="paragraph">
              <wp:posOffset>337185</wp:posOffset>
            </wp:positionV>
            <wp:extent cx="5425310" cy="3250366"/>
            <wp:effectExtent l="0" t="0" r="0" b="1270"/>
            <wp:wrapNone/>
            <wp:docPr id="2" name="Picture 1">
              <a:extLst xmlns:a="http://schemas.openxmlformats.org/drawingml/2006/main">
                <a:ext uri="{FF2B5EF4-FFF2-40B4-BE49-F238E27FC236}">
                  <a16:creationId xmlns:a16="http://schemas.microsoft.com/office/drawing/2014/main" id="{88FE8CF4-61D1-2E43-ACE4-98DE5D4184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8FE8CF4-61D1-2E43-ACE4-98DE5D418467}"/>
                        </a:ext>
                      </a:extLst>
                    </pic:cNvPr>
                    <pic:cNvPicPr>
                      <a:picLocks noChangeAspect="1"/>
                    </pic:cNvPicPr>
                  </pic:nvPicPr>
                  <pic:blipFill>
                    <a:blip r:embed="rId20"/>
                    <a:stretch>
                      <a:fillRect/>
                    </a:stretch>
                  </pic:blipFill>
                  <pic:spPr>
                    <a:xfrm>
                      <a:off x="0" y="0"/>
                      <a:ext cx="5425310" cy="3250366"/>
                    </a:xfrm>
                    <a:prstGeom prst="rect">
                      <a:avLst/>
                    </a:prstGeom>
                  </pic:spPr>
                </pic:pic>
              </a:graphicData>
            </a:graphic>
          </wp:anchor>
        </w:drawing>
      </w:r>
      <w:r w:rsidR="00485056">
        <w:rPr>
          <w:b/>
        </w:rPr>
        <w:t xml:space="preserve">Figure </w:t>
      </w:r>
      <w:r w:rsidR="002D2AE7">
        <w:rPr>
          <w:b/>
        </w:rPr>
        <w:t>4</w:t>
      </w:r>
      <w:r w:rsidR="00BA58A1">
        <w:rPr>
          <w:b/>
        </w:rPr>
        <w:t>. Seed Set</w:t>
      </w:r>
    </w:p>
    <w:p w14:paraId="5B6C64BF" w14:textId="1AE41534" w:rsidR="00111C26" w:rsidRDefault="00111C26" w:rsidP="00412E89">
      <w:pPr>
        <w:spacing w:line="480" w:lineRule="auto"/>
        <w:rPr>
          <w:b/>
        </w:rPr>
      </w:pPr>
    </w:p>
    <w:p w14:paraId="23BFE937" w14:textId="77777777" w:rsidR="00111C26" w:rsidRDefault="00111C26" w:rsidP="00412E89">
      <w:pPr>
        <w:spacing w:line="480" w:lineRule="auto"/>
        <w:rPr>
          <w:b/>
        </w:rPr>
      </w:pPr>
    </w:p>
    <w:p w14:paraId="22420638" w14:textId="77777777" w:rsidR="00111C26" w:rsidRDefault="00111C26" w:rsidP="00412E89">
      <w:pPr>
        <w:spacing w:line="480" w:lineRule="auto"/>
        <w:rPr>
          <w:b/>
        </w:rPr>
      </w:pPr>
    </w:p>
    <w:p w14:paraId="4A1E4A91" w14:textId="77777777" w:rsidR="00111C26" w:rsidRDefault="00111C26" w:rsidP="00412E89">
      <w:pPr>
        <w:spacing w:line="480" w:lineRule="auto"/>
        <w:rPr>
          <w:b/>
        </w:rPr>
      </w:pPr>
    </w:p>
    <w:p w14:paraId="573A7655" w14:textId="77777777" w:rsidR="00287881" w:rsidRDefault="00287881" w:rsidP="00412E89">
      <w:pPr>
        <w:spacing w:line="480" w:lineRule="auto"/>
        <w:rPr>
          <w:b/>
        </w:rPr>
      </w:pPr>
    </w:p>
    <w:p w14:paraId="095A72F6" w14:textId="77777777" w:rsidR="00287881" w:rsidRDefault="00287881" w:rsidP="00412E89">
      <w:pPr>
        <w:spacing w:line="480" w:lineRule="auto"/>
        <w:rPr>
          <w:b/>
        </w:rPr>
      </w:pPr>
    </w:p>
    <w:p w14:paraId="45CF67CA" w14:textId="77777777" w:rsidR="00287881" w:rsidRDefault="00287881" w:rsidP="00412E89">
      <w:pPr>
        <w:spacing w:line="480" w:lineRule="auto"/>
        <w:rPr>
          <w:b/>
        </w:rPr>
      </w:pPr>
    </w:p>
    <w:p w14:paraId="56A19CAC" w14:textId="77777777" w:rsidR="00287881" w:rsidRDefault="00287881" w:rsidP="00412E89">
      <w:pPr>
        <w:spacing w:line="480" w:lineRule="auto"/>
        <w:rPr>
          <w:b/>
        </w:rPr>
      </w:pPr>
    </w:p>
    <w:p w14:paraId="1B037F46" w14:textId="77777777" w:rsidR="00287881" w:rsidRDefault="00287881" w:rsidP="00412E89">
      <w:pPr>
        <w:spacing w:line="480" w:lineRule="auto"/>
        <w:rPr>
          <w:b/>
        </w:rPr>
      </w:pPr>
    </w:p>
    <w:p w14:paraId="1F5ADAD5" w14:textId="282A8EBD" w:rsidR="00287881" w:rsidRDefault="00287881" w:rsidP="00412E89">
      <w:pPr>
        <w:spacing w:line="480" w:lineRule="auto"/>
        <w:rPr>
          <w:b/>
        </w:rPr>
      </w:pPr>
    </w:p>
    <w:p w14:paraId="268445ED" w14:textId="0F2AD8E6" w:rsidR="00287881" w:rsidRDefault="00287881" w:rsidP="00412E89">
      <w:pPr>
        <w:spacing w:line="480" w:lineRule="auto"/>
        <w:rPr>
          <w:b/>
        </w:rPr>
      </w:pPr>
      <w:r>
        <w:rPr>
          <w:noProof/>
        </w:rPr>
        <w:drawing>
          <wp:anchor distT="0" distB="0" distL="114300" distR="114300" simplePos="0" relativeHeight="251660288" behindDoc="0" locked="0" layoutInCell="1" allowOverlap="1" wp14:anchorId="664B5513" wp14:editId="377BA6EF">
            <wp:simplePos x="0" y="0"/>
            <wp:positionH relativeFrom="column">
              <wp:posOffset>427550</wp:posOffset>
            </wp:positionH>
            <wp:positionV relativeFrom="paragraph">
              <wp:posOffset>44792</wp:posOffset>
            </wp:positionV>
            <wp:extent cx="5394256" cy="3250366"/>
            <wp:effectExtent l="0" t="0" r="3810" b="1270"/>
            <wp:wrapNone/>
            <wp:docPr id="3" name="Picture 2">
              <a:extLst xmlns:a="http://schemas.openxmlformats.org/drawingml/2006/main">
                <a:ext uri="{FF2B5EF4-FFF2-40B4-BE49-F238E27FC236}">
                  <a16:creationId xmlns:a16="http://schemas.microsoft.com/office/drawing/2014/main" id="{48E336D0-C479-394A-B487-EF8F41747F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8E336D0-C479-394A-B487-EF8F41747FB9}"/>
                        </a:ext>
                      </a:extLst>
                    </pic:cNvPr>
                    <pic:cNvPicPr>
                      <a:picLocks noChangeAspect="1"/>
                    </pic:cNvPicPr>
                  </pic:nvPicPr>
                  <pic:blipFill>
                    <a:blip r:embed="rId21"/>
                    <a:stretch>
                      <a:fillRect/>
                    </a:stretch>
                  </pic:blipFill>
                  <pic:spPr>
                    <a:xfrm>
                      <a:off x="0" y="0"/>
                      <a:ext cx="5394256" cy="3250366"/>
                    </a:xfrm>
                    <a:prstGeom prst="rect">
                      <a:avLst/>
                    </a:prstGeom>
                  </pic:spPr>
                </pic:pic>
              </a:graphicData>
            </a:graphic>
          </wp:anchor>
        </w:drawing>
      </w:r>
    </w:p>
    <w:p w14:paraId="0C7975C8" w14:textId="6CF0552E" w:rsidR="00287881" w:rsidRDefault="00287881" w:rsidP="00412E89">
      <w:pPr>
        <w:spacing w:line="480" w:lineRule="auto"/>
        <w:rPr>
          <w:b/>
        </w:rPr>
      </w:pPr>
    </w:p>
    <w:p w14:paraId="5B00B07C" w14:textId="2AA93A0B" w:rsidR="00287881" w:rsidRDefault="00287881" w:rsidP="00412E89">
      <w:pPr>
        <w:spacing w:line="480" w:lineRule="auto"/>
        <w:rPr>
          <w:b/>
        </w:rPr>
      </w:pPr>
    </w:p>
    <w:p w14:paraId="39247643" w14:textId="5D48086B" w:rsidR="00287881" w:rsidRDefault="00287881" w:rsidP="00412E89">
      <w:pPr>
        <w:spacing w:line="480" w:lineRule="auto"/>
        <w:rPr>
          <w:b/>
        </w:rPr>
      </w:pPr>
    </w:p>
    <w:p w14:paraId="2F77E024" w14:textId="08DA719B" w:rsidR="00287881" w:rsidRDefault="00287881" w:rsidP="00412E89">
      <w:pPr>
        <w:spacing w:line="480" w:lineRule="auto"/>
        <w:rPr>
          <w:b/>
        </w:rPr>
      </w:pPr>
    </w:p>
    <w:p w14:paraId="3F44FC49" w14:textId="33729BC5" w:rsidR="00287881" w:rsidRDefault="00287881" w:rsidP="00412E89">
      <w:pPr>
        <w:spacing w:line="480" w:lineRule="auto"/>
        <w:rPr>
          <w:b/>
        </w:rPr>
      </w:pPr>
    </w:p>
    <w:p w14:paraId="4ECEB5BF" w14:textId="193307D8" w:rsidR="00287881" w:rsidRDefault="00287881" w:rsidP="00412E89">
      <w:pPr>
        <w:spacing w:line="480" w:lineRule="auto"/>
        <w:rPr>
          <w:b/>
        </w:rPr>
      </w:pPr>
    </w:p>
    <w:p w14:paraId="55C09A3F" w14:textId="132E4188" w:rsidR="00287881" w:rsidRDefault="00287881" w:rsidP="00412E89">
      <w:pPr>
        <w:spacing w:line="480" w:lineRule="auto"/>
        <w:rPr>
          <w:b/>
        </w:rPr>
      </w:pPr>
    </w:p>
    <w:p w14:paraId="7094C669" w14:textId="308EB902" w:rsidR="00287881" w:rsidRDefault="00287881" w:rsidP="00412E89">
      <w:pPr>
        <w:spacing w:line="480" w:lineRule="auto"/>
        <w:rPr>
          <w:b/>
        </w:rPr>
      </w:pPr>
    </w:p>
    <w:p w14:paraId="6E5C5B7D" w14:textId="3FB6FD8B" w:rsidR="00287881" w:rsidRDefault="00287881" w:rsidP="00412E89">
      <w:pPr>
        <w:spacing w:line="480" w:lineRule="auto"/>
        <w:rPr>
          <w:b/>
        </w:rPr>
      </w:pPr>
    </w:p>
    <w:p w14:paraId="6A2981D4" w14:textId="77777777" w:rsidR="00287881" w:rsidRDefault="00287881" w:rsidP="00412E89">
      <w:pPr>
        <w:spacing w:line="480" w:lineRule="auto"/>
        <w:rPr>
          <w:b/>
        </w:rPr>
      </w:pPr>
    </w:p>
    <w:p w14:paraId="3532E2F9" w14:textId="073CD220" w:rsidR="00BA58A1" w:rsidRDefault="00BA58A1" w:rsidP="00412E89">
      <w:pPr>
        <w:spacing w:line="480" w:lineRule="auto"/>
        <w:rPr>
          <w:b/>
        </w:rPr>
      </w:pPr>
    </w:p>
    <w:p w14:paraId="4355C787" w14:textId="77777777" w:rsidR="00287881" w:rsidRDefault="00287881" w:rsidP="00412E89">
      <w:pPr>
        <w:spacing w:line="480" w:lineRule="auto"/>
        <w:rPr>
          <w:b/>
        </w:rPr>
      </w:pPr>
    </w:p>
    <w:sectPr w:rsidR="00287881" w:rsidSect="00753C42">
      <w:footerReference w:type="even" r:id="rId22"/>
      <w:footerReference w:type="default" r:id="rId23"/>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arina LaForgia" w:date="2019-01-26T08:30:00Z" w:initials="MLL">
    <w:p w14:paraId="17353367" w14:textId="31A3676F" w:rsidR="004F3AE9" w:rsidRDefault="004F3AE9">
      <w:pPr>
        <w:pStyle w:val="CommentText"/>
      </w:pPr>
      <w:r>
        <w:rPr>
          <w:rStyle w:val="CommentReference"/>
        </w:rPr>
        <w:annotationRef/>
      </w:r>
      <w:r>
        <w:t>150 words</w:t>
      </w:r>
    </w:p>
  </w:comment>
  <w:comment w:id="2" w:author="Susan Harrison" w:date="2019-01-25T13:57:00Z" w:initials="SH">
    <w:p w14:paraId="42CBC359" w14:textId="38E1ADE2" w:rsidR="00372503" w:rsidRDefault="00372503">
      <w:pPr>
        <w:pStyle w:val="CommentText"/>
      </w:pPr>
      <w:r>
        <w:rPr>
          <w:rStyle w:val="CommentReference"/>
        </w:rPr>
        <w:annotationRef/>
      </w:r>
      <w:r>
        <w:t>Be consistent – use either fecundity or seed set but don’t switch back and forth</w:t>
      </w:r>
    </w:p>
  </w:comment>
  <w:comment w:id="18" w:author="Susan Harrison" w:date="2019-01-25T13:33:00Z" w:initials="SH">
    <w:p w14:paraId="6CCACC95" w14:textId="5C5ACB89" w:rsidR="00372503" w:rsidRDefault="00372503">
      <w:pPr>
        <w:pStyle w:val="CommentText"/>
      </w:pPr>
      <w:r>
        <w:rPr>
          <w:rStyle w:val="CommentReference"/>
        </w:rPr>
        <w:annotationRef/>
      </w:r>
      <w:r>
        <w:t>Cut?   Seems redundant with the previous sentence</w:t>
      </w:r>
    </w:p>
  </w:comment>
  <w:comment w:id="26" w:author="Susan Harrison" w:date="2019-01-25T13:36:00Z" w:initials="SH">
    <w:p w14:paraId="43564885" w14:textId="400FA26B" w:rsidR="00372503" w:rsidRDefault="00372503">
      <w:pPr>
        <w:pStyle w:val="CommentText"/>
      </w:pPr>
      <w:r>
        <w:rPr>
          <w:rStyle w:val="CommentReference"/>
        </w:rPr>
        <w:annotationRef/>
      </w:r>
      <w:r>
        <w:t xml:space="preserve">I’m not a big fan of making the author’s name the subject of the sentence, in most cases.   Better to keep the focus on the plants!   </w:t>
      </w:r>
      <w:r>
        <w:sym w:font="Wingdings" w:char="F04A"/>
      </w:r>
    </w:p>
  </w:comment>
  <w:comment w:id="58" w:author="Susan Harrison" w:date="2019-01-25T13:42:00Z" w:initials="SH">
    <w:p w14:paraId="29E8CFF0" w14:textId="3AB2968C" w:rsidR="00372503" w:rsidRDefault="00372503">
      <w:pPr>
        <w:pStyle w:val="CommentText"/>
      </w:pPr>
      <w:r>
        <w:rPr>
          <w:rStyle w:val="CommentReference"/>
        </w:rPr>
        <w:annotationRef/>
      </w:r>
      <w:r>
        <w:t>This sentence makes it sound like the competition results are an artifact of unusual conditions, which weakens the story.  Don’t you think grass competition would be substantial in any year?</w:t>
      </w:r>
    </w:p>
    <w:p w14:paraId="7250BB9B" w14:textId="3D4193B6" w:rsidR="00372503" w:rsidRDefault="00372503">
      <w:pPr>
        <w:pStyle w:val="CommentText"/>
      </w:pPr>
      <w:r>
        <w:t>Also, say “grasses” rather than “plants” for clarity</w:t>
      </w:r>
    </w:p>
  </w:comment>
  <w:comment w:id="59" w:author="Susan Harrison" w:date="2019-01-25T14:02:00Z" w:initials="SH">
    <w:p w14:paraId="76F702A9" w14:textId="2AB66181" w:rsidR="00372503" w:rsidRDefault="00372503">
      <w:pPr>
        <w:pStyle w:val="CommentText"/>
      </w:pPr>
      <w:r>
        <w:rPr>
          <w:rStyle w:val="CommentReference"/>
        </w:rPr>
        <w:annotationRef/>
      </w:r>
      <w:r>
        <w:t xml:space="preserve">These sentences are confusing and I think they are unnecessary since you have already very nicely recapped the main results in the first two sentences of this paragraph.  I would cut these and replace them with more comparisons with other literature.  For example, why/how is our study different from </w:t>
      </w:r>
      <w:proofErr w:type="spellStart"/>
      <w:r>
        <w:t>Gremer</w:t>
      </w:r>
      <w:proofErr w:type="spellEnd"/>
      <w:r>
        <w:t xml:space="preserve"> et al 2013 in important ways; what does our study add to that one?   </w:t>
      </w:r>
    </w:p>
  </w:comment>
  <w:comment w:id="124" w:author="Susan Harrison" w:date="2019-01-25T14:17:00Z" w:initials="SH">
    <w:p w14:paraId="674E1D40" w14:textId="4BBDA04E" w:rsidR="00372503" w:rsidRDefault="00372503">
      <w:pPr>
        <w:pStyle w:val="CommentText"/>
      </w:pPr>
      <w:r>
        <w:rPr>
          <w:rStyle w:val="CommentReference"/>
        </w:rPr>
        <w:annotationRef/>
      </w:r>
      <w:r>
        <w:t>We also give data on this in Harrison et al. 2018</w:t>
      </w:r>
    </w:p>
  </w:comment>
  <w:comment w:id="139" w:author="Susan Harrison" w:date="2019-01-25T14:06:00Z" w:initials="SH">
    <w:p w14:paraId="406BCA01" w14:textId="3EA004AA" w:rsidR="00372503" w:rsidRDefault="00372503">
      <w:pPr>
        <w:pStyle w:val="CommentText"/>
      </w:pPr>
      <w:r>
        <w:rPr>
          <w:rStyle w:val="CommentReference"/>
        </w:rPr>
        <w:annotationRef/>
      </w:r>
      <w:r>
        <w:t xml:space="preserve">I don’t know quite what you are trying to explain here. but I think there are several points that need to be mentioned: (1) different specific patterns of temporal variability in rainfall will have different effects, but we used one that was supported by prior observations, and the results matched actual changes in this community. (2) Our design was not intended to capture how rainfall variation affects the abundance/biomass of grasses, because our focus is on how avoider vs </w:t>
      </w:r>
      <w:proofErr w:type="spellStart"/>
      <w:r>
        <w:t>tolerator</w:t>
      </w:r>
      <w:proofErr w:type="spellEnd"/>
      <w:r>
        <w:t xml:space="preserve"> forbs respond to the presence or absence of grass competition. We assume that this differential response of avoiders and tolerators is qualitatively the same in years of high or low grass biomass.  (3) Our design also does not encompass the time-lagged effect of rainfall on forbs caused by grass thatch, because our prior work suggests that the direct, within-year effect of rainfall variation on forbs is more important.   </w:t>
      </w:r>
    </w:p>
    <w:p w14:paraId="438A5CBB" w14:textId="7AF452D8" w:rsidR="00372503" w:rsidRDefault="00372503">
      <w:pPr>
        <w:pStyle w:val="CommentText"/>
      </w:pPr>
    </w:p>
  </w:comment>
  <w:comment w:id="140" w:author="Susan Harrison" w:date="2019-01-25T14:32:00Z" w:initials="SH">
    <w:p w14:paraId="255271FD" w14:textId="006FA992" w:rsidR="00372503" w:rsidRDefault="00372503">
      <w:pPr>
        <w:pStyle w:val="CommentText"/>
      </w:pPr>
      <w:r>
        <w:rPr>
          <w:rStyle w:val="CommentReference"/>
        </w:rPr>
        <w:annotationRef/>
      </w:r>
      <w:r>
        <w:t xml:space="preserve">I would suggest replacing this paragraph with one that deals with the three issues raised in the preceding comment.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7353367" w15:done="0"/>
  <w15:commentEx w15:paraId="42CBC359" w15:done="0"/>
  <w15:commentEx w15:paraId="6CCACC95" w15:done="0"/>
  <w15:commentEx w15:paraId="43564885" w15:done="0"/>
  <w15:commentEx w15:paraId="7250BB9B" w15:done="0"/>
  <w15:commentEx w15:paraId="76F702A9" w15:done="0"/>
  <w15:commentEx w15:paraId="674E1D40" w15:done="0"/>
  <w15:commentEx w15:paraId="438A5CBB" w15:done="0"/>
  <w15:commentEx w15:paraId="255271F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7353367" w16cid:durableId="1FF69913"/>
  <w16cid:commentId w16cid:paraId="42CBC359" w16cid:durableId="1FF5D12E"/>
  <w16cid:commentId w16cid:paraId="6CCACC95" w16cid:durableId="1FF5D12F"/>
  <w16cid:commentId w16cid:paraId="43564885" w16cid:durableId="1FF5D130"/>
  <w16cid:commentId w16cid:paraId="7250BB9B" w16cid:durableId="1FF5D131"/>
  <w16cid:commentId w16cid:paraId="76F702A9" w16cid:durableId="1FF5D132"/>
  <w16cid:commentId w16cid:paraId="674E1D40" w16cid:durableId="1FF5D133"/>
  <w16cid:commentId w16cid:paraId="438A5CBB" w16cid:durableId="1FF5D134"/>
  <w16cid:commentId w16cid:paraId="255271FD" w16cid:durableId="1FF5D1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338FF7" w14:textId="77777777" w:rsidR="00420266" w:rsidRDefault="00420266" w:rsidP="0087772C">
      <w:r>
        <w:separator/>
      </w:r>
    </w:p>
  </w:endnote>
  <w:endnote w:type="continuationSeparator" w:id="0">
    <w:p w14:paraId="102284FC" w14:textId="77777777" w:rsidR="00420266" w:rsidRDefault="00420266" w:rsidP="008777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imesNewRomanPSMT">
    <w:altName w:val="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98164022"/>
      <w:docPartObj>
        <w:docPartGallery w:val="Page Numbers (Bottom of Page)"/>
        <w:docPartUnique/>
      </w:docPartObj>
    </w:sdtPr>
    <w:sdtContent>
      <w:p w14:paraId="6E2C2A3E" w14:textId="301DEDA6" w:rsidR="00372503" w:rsidRDefault="00372503" w:rsidP="00D106F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B007E9" w14:textId="77777777" w:rsidR="00372503" w:rsidRDefault="00372503" w:rsidP="008777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31935726"/>
      <w:docPartObj>
        <w:docPartGallery w:val="Page Numbers (Bottom of Page)"/>
        <w:docPartUnique/>
      </w:docPartObj>
    </w:sdtPr>
    <w:sdtContent>
      <w:p w14:paraId="591D37ED" w14:textId="72B62217" w:rsidR="00372503" w:rsidRDefault="00372503" w:rsidP="00D106F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16</w:t>
        </w:r>
        <w:r>
          <w:rPr>
            <w:rStyle w:val="PageNumber"/>
          </w:rPr>
          <w:fldChar w:fldCharType="end"/>
        </w:r>
      </w:p>
    </w:sdtContent>
  </w:sdt>
  <w:p w14:paraId="6ADA7090" w14:textId="77777777" w:rsidR="00372503" w:rsidRDefault="00372503" w:rsidP="0087772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DD4CF9" w14:textId="77777777" w:rsidR="00420266" w:rsidRDefault="00420266" w:rsidP="0087772C">
      <w:r>
        <w:separator/>
      </w:r>
    </w:p>
  </w:footnote>
  <w:footnote w:type="continuationSeparator" w:id="0">
    <w:p w14:paraId="73FCFF32" w14:textId="77777777" w:rsidR="00420266" w:rsidRDefault="00420266" w:rsidP="008777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D3978"/>
    <w:multiLevelType w:val="hybridMultilevel"/>
    <w:tmpl w:val="C78CD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915C9"/>
    <w:multiLevelType w:val="hybridMultilevel"/>
    <w:tmpl w:val="CBF2903E"/>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 w15:restartNumberingAfterBreak="0">
    <w:nsid w:val="11A9367E"/>
    <w:multiLevelType w:val="hybridMultilevel"/>
    <w:tmpl w:val="93DAA58C"/>
    <w:lvl w:ilvl="0" w:tplc="E89E9B1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0360CB"/>
    <w:multiLevelType w:val="hybridMultilevel"/>
    <w:tmpl w:val="C2DE4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660D22"/>
    <w:multiLevelType w:val="hybridMultilevel"/>
    <w:tmpl w:val="93DAA58C"/>
    <w:lvl w:ilvl="0" w:tplc="E89E9B1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403085"/>
    <w:multiLevelType w:val="hybridMultilevel"/>
    <w:tmpl w:val="455C2976"/>
    <w:lvl w:ilvl="0" w:tplc="8DB6F64C">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8E04D2"/>
    <w:multiLevelType w:val="hybridMultilevel"/>
    <w:tmpl w:val="AABA2B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656659"/>
    <w:multiLevelType w:val="hybridMultilevel"/>
    <w:tmpl w:val="635A071E"/>
    <w:lvl w:ilvl="0" w:tplc="7534D43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5A1385"/>
    <w:multiLevelType w:val="hybridMultilevel"/>
    <w:tmpl w:val="C89CB0BA"/>
    <w:lvl w:ilvl="0" w:tplc="14EC28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A51173"/>
    <w:multiLevelType w:val="hybridMultilevel"/>
    <w:tmpl w:val="68005FD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3735AC1"/>
    <w:multiLevelType w:val="hybridMultilevel"/>
    <w:tmpl w:val="A9665A70"/>
    <w:lvl w:ilvl="0" w:tplc="C670635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C45008"/>
    <w:multiLevelType w:val="hybridMultilevel"/>
    <w:tmpl w:val="1466F0EE"/>
    <w:lvl w:ilvl="0" w:tplc="174639F6">
      <w:start w:val="1"/>
      <w:numFmt w:val="upperRoman"/>
      <w:lvlText w:val="%1."/>
      <w:lvlJc w:val="left"/>
      <w:pPr>
        <w:ind w:left="1440" w:hanging="72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1CE3236"/>
    <w:multiLevelType w:val="hybridMultilevel"/>
    <w:tmpl w:val="57281690"/>
    <w:lvl w:ilvl="0" w:tplc="6E5ACA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1"/>
  </w:num>
  <w:num w:numId="4">
    <w:abstractNumId w:val="4"/>
  </w:num>
  <w:num w:numId="5">
    <w:abstractNumId w:val="10"/>
  </w:num>
  <w:num w:numId="6">
    <w:abstractNumId w:val="11"/>
  </w:num>
  <w:num w:numId="7">
    <w:abstractNumId w:val="3"/>
  </w:num>
  <w:num w:numId="8">
    <w:abstractNumId w:val="9"/>
  </w:num>
  <w:num w:numId="9">
    <w:abstractNumId w:val="5"/>
  </w:num>
  <w:num w:numId="10">
    <w:abstractNumId w:val="12"/>
  </w:num>
  <w:num w:numId="11">
    <w:abstractNumId w:val="6"/>
  </w:num>
  <w:num w:numId="12">
    <w:abstractNumId w:val="8"/>
  </w:num>
  <w:num w:numId="1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rina LaForgia">
    <w15:presenceInfo w15:providerId="None" w15:userId="Marina LaForgia"/>
  </w15:person>
  <w15:person w15:author="Susan Harrison">
    <w15:presenceInfo w15:providerId="AD" w15:userId="S-1-5-21-3516884288-2819916808-3028616173-721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4"/>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CD1"/>
    <w:rsid w:val="00000569"/>
    <w:rsid w:val="00002B92"/>
    <w:rsid w:val="00010D2E"/>
    <w:rsid w:val="000204BB"/>
    <w:rsid w:val="00022744"/>
    <w:rsid w:val="00024A06"/>
    <w:rsid w:val="00026978"/>
    <w:rsid w:val="000270A9"/>
    <w:rsid w:val="0003113F"/>
    <w:rsid w:val="00034E59"/>
    <w:rsid w:val="000361B6"/>
    <w:rsid w:val="00043CC1"/>
    <w:rsid w:val="000444D2"/>
    <w:rsid w:val="0004465D"/>
    <w:rsid w:val="0004616A"/>
    <w:rsid w:val="000511AA"/>
    <w:rsid w:val="00062849"/>
    <w:rsid w:val="0007040D"/>
    <w:rsid w:val="00070938"/>
    <w:rsid w:val="00072181"/>
    <w:rsid w:val="00072484"/>
    <w:rsid w:val="00072695"/>
    <w:rsid w:val="00073D9D"/>
    <w:rsid w:val="000745A5"/>
    <w:rsid w:val="00081E3E"/>
    <w:rsid w:val="000823EA"/>
    <w:rsid w:val="00086817"/>
    <w:rsid w:val="00086E23"/>
    <w:rsid w:val="00094C60"/>
    <w:rsid w:val="00095941"/>
    <w:rsid w:val="000A2346"/>
    <w:rsid w:val="000A3B19"/>
    <w:rsid w:val="000A52B1"/>
    <w:rsid w:val="000A5631"/>
    <w:rsid w:val="000B1B4F"/>
    <w:rsid w:val="000B656C"/>
    <w:rsid w:val="000B7EBB"/>
    <w:rsid w:val="000C5307"/>
    <w:rsid w:val="000C59E9"/>
    <w:rsid w:val="000C6500"/>
    <w:rsid w:val="000D0C8B"/>
    <w:rsid w:val="000D213E"/>
    <w:rsid w:val="000D69D2"/>
    <w:rsid w:val="000D6DB1"/>
    <w:rsid w:val="000E56FA"/>
    <w:rsid w:val="000E649C"/>
    <w:rsid w:val="000F1C0A"/>
    <w:rsid w:val="000F2A6B"/>
    <w:rsid w:val="000F4AA1"/>
    <w:rsid w:val="000F52A5"/>
    <w:rsid w:val="000F6423"/>
    <w:rsid w:val="000F6CD2"/>
    <w:rsid w:val="000F7A16"/>
    <w:rsid w:val="001008AF"/>
    <w:rsid w:val="00101A78"/>
    <w:rsid w:val="00101ECC"/>
    <w:rsid w:val="00106061"/>
    <w:rsid w:val="00106835"/>
    <w:rsid w:val="00110330"/>
    <w:rsid w:val="00110F3C"/>
    <w:rsid w:val="00111C26"/>
    <w:rsid w:val="001159DF"/>
    <w:rsid w:val="00117266"/>
    <w:rsid w:val="001173F8"/>
    <w:rsid w:val="00120E09"/>
    <w:rsid w:val="0012517C"/>
    <w:rsid w:val="00125613"/>
    <w:rsid w:val="00126D96"/>
    <w:rsid w:val="00127546"/>
    <w:rsid w:val="00134C9A"/>
    <w:rsid w:val="001366D5"/>
    <w:rsid w:val="00141FC3"/>
    <w:rsid w:val="0014213C"/>
    <w:rsid w:val="00143047"/>
    <w:rsid w:val="00143FAB"/>
    <w:rsid w:val="00144330"/>
    <w:rsid w:val="00145BEF"/>
    <w:rsid w:val="001461C2"/>
    <w:rsid w:val="001462ED"/>
    <w:rsid w:val="00150A34"/>
    <w:rsid w:val="001525AC"/>
    <w:rsid w:val="001525CE"/>
    <w:rsid w:val="00152A40"/>
    <w:rsid w:val="00155BC0"/>
    <w:rsid w:val="00164EF7"/>
    <w:rsid w:val="001656B7"/>
    <w:rsid w:val="00167E5C"/>
    <w:rsid w:val="00172911"/>
    <w:rsid w:val="00174BAF"/>
    <w:rsid w:val="00181DB5"/>
    <w:rsid w:val="0018233E"/>
    <w:rsid w:val="001861D0"/>
    <w:rsid w:val="001862E8"/>
    <w:rsid w:val="001900EE"/>
    <w:rsid w:val="00192E7E"/>
    <w:rsid w:val="0019348E"/>
    <w:rsid w:val="00195403"/>
    <w:rsid w:val="001954E7"/>
    <w:rsid w:val="001A1578"/>
    <w:rsid w:val="001A28AD"/>
    <w:rsid w:val="001A2D00"/>
    <w:rsid w:val="001A3F43"/>
    <w:rsid w:val="001A5C65"/>
    <w:rsid w:val="001A6321"/>
    <w:rsid w:val="001A6EB9"/>
    <w:rsid w:val="001A71C8"/>
    <w:rsid w:val="001B1125"/>
    <w:rsid w:val="001B5255"/>
    <w:rsid w:val="001C1087"/>
    <w:rsid w:val="001C1C93"/>
    <w:rsid w:val="001C44E3"/>
    <w:rsid w:val="001C597B"/>
    <w:rsid w:val="001C5CCC"/>
    <w:rsid w:val="001C7B59"/>
    <w:rsid w:val="001C7FFD"/>
    <w:rsid w:val="001D0C74"/>
    <w:rsid w:val="001D574E"/>
    <w:rsid w:val="001D5D8B"/>
    <w:rsid w:val="001D7723"/>
    <w:rsid w:val="001E0563"/>
    <w:rsid w:val="001E061E"/>
    <w:rsid w:val="001E0A25"/>
    <w:rsid w:val="001E2C50"/>
    <w:rsid w:val="001E5224"/>
    <w:rsid w:val="001E6E99"/>
    <w:rsid w:val="001E7418"/>
    <w:rsid w:val="001F0F0B"/>
    <w:rsid w:val="001F27E8"/>
    <w:rsid w:val="001F2A8A"/>
    <w:rsid w:val="001F3098"/>
    <w:rsid w:val="001F31E9"/>
    <w:rsid w:val="001F489B"/>
    <w:rsid w:val="001F4B1E"/>
    <w:rsid w:val="001F7131"/>
    <w:rsid w:val="00203D20"/>
    <w:rsid w:val="002046ED"/>
    <w:rsid w:val="00205AAA"/>
    <w:rsid w:val="00211F83"/>
    <w:rsid w:val="00213A24"/>
    <w:rsid w:val="00215368"/>
    <w:rsid w:val="00216F58"/>
    <w:rsid w:val="00217D57"/>
    <w:rsid w:val="00221617"/>
    <w:rsid w:val="002240F4"/>
    <w:rsid w:val="00224956"/>
    <w:rsid w:val="0023321E"/>
    <w:rsid w:val="00241D6A"/>
    <w:rsid w:val="002555E4"/>
    <w:rsid w:val="002604B2"/>
    <w:rsid w:val="002605E1"/>
    <w:rsid w:val="00260AA5"/>
    <w:rsid w:val="002622F3"/>
    <w:rsid w:val="00262E95"/>
    <w:rsid w:val="00267F06"/>
    <w:rsid w:val="00272F93"/>
    <w:rsid w:val="0027489B"/>
    <w:rsid w:val="002760B1"/>
    <w:rsid w:val="00282273"/>
    <w:rsid w:val="002829B5"/>
    <w:rsid w:val="00284805"/>
    <w:rsid w:val="00284915"/>
    <w:rsid w:val="00287881"/>
    <w:rsid w:val="00293D87"/>
    <w:rsid w:val="002942C3"/>
    <w:rsid w:val="00294DE5"/>
    <w:rsid w:val="00296AAA"/>
    <w:rsid w:val="002A29BB"/>
    <w:rsid w:val="002A5245"/>
    <w:rsid w:val="002A62A6"/>
    <w:rsid w:val="002B525E"/>
    <w:rsid w:val="002C2190"/>
    <w:rsid w:val="002D157C"/>
    <w:rsid w:val="002D2AE7"/>
    <w:rsid w:val="002D30F3"/>
    <w:rsid w:val="002D312E"/>
    <w:rsid w:val="002D4BAE"/>
    <w:rsid w:val="002D5383"/>
    <w:rsid w:val="002E22DD"/>
    <w:rsid w:val="002E3ACB"/>
    <w:rsid w:val="002F2451"/>
    <w:rsid w:val="002F39C1"/>
    <w:rsid w:val="002F504C"/>
    <w:rsid w:val="0030229B"/>
    <w:rsid w:val="0030285E"/>
    <w:rsid w:val="00303581"/>
    <w:rsid w:val="00303E51"/>
    <w:rsid w:val="00311C28"/>
    <w:rsid w:val="00317FEA"/>
    <w:rsid w:val="00320A3D"/>
    <w:rsid w:val="003218AF"/>
    <w:rsid w:val="00322156"/>
    <w:rsid w:val="00324AB6"/>
    <w:rsid w:val="00325E18"/>
    <w:rsid w:val="00326961"/>
    <w:rsid w:val="003409AF"/>
    <w:rsid w:val="00341D51"/>
    <w:rsid w:val="0034325A"/>
    <w:rsid w:val="00345D97"/>
    <w:rsid w:val="00346ABA"/>
    <w:rsid w:val="00352F5B"/>
    <w:rsid w:val="00355532"/>
    <w:rsid w:val="00360709"/>
    <w:rsid w:val="00365044"/>
    <w:rsid w:val="003655BB"/>
    <w:rsid w:val="00372439"/>
    <w:rsid w:val="00372503"/>
    <w:rsid w:val="00375D54"/>
    <w:rsid w:val="00377436"/>
    <w:rsid w:val="00377FBC"/>
    <w:rsid w:val="00382FF1"/>
    <w:rsid w:val="0038375C"/>
    <w:rsid w:val="003946D6"/>
    <w:rsid w:val="0039512D"/>
    <w:rsid w:val="00395403"/>
    <w:rsid w:val="003A3E9D"/>
    <w:rsid w:val="003A4E43"/>
    <w:rsid w:val="003A58F4"/>
    <w:rsid w:val="003A766D"/>
    <w:rsid w:val="003B1705"/>
    <w:rsid w:val="003B2540"/>
    <w:rsid w:val="003B274F"/>
    <w:rsid w:val="003B5398"/>
    <w:rsid w:val="003B568E"/>
    <w:rsid w:val="003B638F"/>
    <w:rsid w:val="003B69E5"/>
    <w:rsid w:val="003C04F7"/>
    <w:rsid w:val="003C253E"/>
    <w:rsid w:val="003C4F7C"/>
    <w:rsid w:val="003C7362"/>
    <w:rsid w:val="003D4185"/>
    <w:rsid w:val="003D653B"/>
    <w:rsid w:val="003D74A8"/>
    <w:rsid w:val="003E0EBE"/>
    <w:rsid w:val="003E1660"/>
    <w:rsid w:val="003E1F45"/>
    <w:rsid w:val="003E2804"/>
    <w:rsid w:val="003E2C05"/>
    <w:rsid w:val="003E4083"/>
    <w:rsid w:val="003F402B"/>
    <w:rsid w:val="003F48F0"/>
    <w:rsid w:val="00403078"/>
    <w:rsid w:val="0040328B"/>
    <w:rsid w:val="004069D6"/>
    <w:rsid w:val="00406C61"/>
    <w:rsid w:val="004128FB"/>
    <w:rsid w:val="00412E89"/>
    <w:rsid w:val="004136BC"/>
    <w:rsid w:val="00420266"/>
    <w:rsid w:val="00421129"/>
    <w:rsid w:val="00422446"/>
    <w:rsid w:val="0042444D"/>
    <w:rsid w:val="00433240"/>
    <w:rsid w:val="004352D0"/>
    <w:rsid w:val="00435391"/>
    <w:rsid w:val="0044436A"/>
    <w:rsid w:val="00450A2E"/>
    <w:rsid w:val="00452F3B"/>
    <w:rsid w:val="00454738"/>
    <w:rsid w:val="00455961"/>
    <w:rsid w:val="00455EBF"/>
    <w:rsid w:val="0046273E"/>
    <w:rsid w:val="00462899"/>
    <w:rsid w:val="00463951"/>
    <w:rsid w:val="00465AB9"/>
    <w:rsid w:val="0046633E"/>
    <w:rsid w:val="0046685D"/>
    <w:rsid w:val="00466F01"/>
    <w:rsid w:val="00481CA4"/>
    <w:rsid w:val="0048316D"/>
    <w:rsid w:val="00483A0D"/>
    <w:rsid w:val="004845F2"/>
    <w:rsid w:val="00485056"/>
    <w:rsid w:val="004852DF"/>
    <w:rsid w:val="004901C0"/>
    <w:rsid w:val="004930EF"/>
    <w:rsid w:val="00493A9E"/>
    <w:rsid w:val="00494BBB"/>
    <w:rsid w:val="00494C29"/>
    <w:rsid w:val="00497DAB"/>
    <w:rsid w:val="004A19D8"/>
    <w:rsid w:val="004A2AF0"/>
    <w:rsid w:val="004A5CF3"/>
    <w:rsid w:val="004A71E7"/>
    <w:rsid w:val="004A7C6A"/>
    <w:rsid w:val="004B1F84"/>
    <w:rsid w:val="004B29B1"/>
    <w:rsid w:val="004B2BA1"/>
    <w:rsid w:val="004B5230"/>
    <w:rsid w:val="004C1ABB"/>
    <w:rsid w:val="004C21E3"/>
    <w:rsid w:val="004C2581"/>
    <w:rsid w:val="004C6110"/>
    <w:rsid w:val="004C6333"/>
    <w:rsid w:val="004C7335"/>
    <w:rsid w:val="004D3157"/>
    <w:rsid w:val="004E0659"/>
    <w:rsid w:val="004E1601"/>
    <w:rsid w:val="004E473A"/>
    <w:rsid w:val="004E4D8E"/>
    <w:rsid w:val="004E6F16"/>
    <w:rsid w:val="004F3AE9"/>
    <w:rsid w:val="005026DD"/>
    <w:rsid w:val="00506EF6"/>
    <w:rsid w:val="00514C7C"/>
    <w:rsid w:val="00517013"/>
    <w:rsid w:val="005211B4"/>
    <w:rsid w:val="00521784"/>
    <w:rsid w:val="0052283E"/>
    <w:rsid w:val="00524AC6"/>
    <w:rsid w:val="005260DA"/>
    <w:rsid w:val="00530184"/>
    <w:rsid w:val="00531D08"/>
    <w:rsid w:val="00534D70"/>
    <w:rsid w:val="00535B47"/>
    <w:rsid w:val="00536FC9"/>
    <w:rsid w:val="005407E4"/>
    <w:rsid w:val="00541BF3"/>
    <w:rsid w:val="00543114"/>
    <w:rsid w:val="00544895"/>
    <w:rsid w:val="00550BA5"/>
    <w:rsid w:val="005556CC"/>
    <w:rsid w:val="00557F98"/>
    <w:rsid w:val="00564B9A"/>
    <w:rsid w:val="00565367"/>
    <w:rsid w:val="00572C92"/>
    <w:rsid w:val="00576CE0"/>
    <w:rsid w:val="00581A2C"/>
    <w:rsid w:val="005862F1"/>
    <w:rsid w:val="00594506"/>
    <w:rsid w:val="00596423"/>
    <w:rsid w:val="005A1412"/>
    <w:rsid w:val="005A3291"/>
    <w:rsid w:val="005A4A61"/>
    <w:rsid w:val="005A7902"/>
    <w:rsid w:val="005B032C"/>
    <w:rsid w:val="005B17FB"/>
    <w:rsid w:val="005B1EF5"/>
    <w:rsid w:val="005B21C6"/>
    <w:rsid w:val="005C3E20"/>
    <w:rsid w:val="005C4940"/>
    <w:rsid w:val="005C691A"/>
    <w:rsid w:val="005C7FC6"/>
    <w:rsid w:val="005D04E8"/>
    <w:rsid w:val="005D1144"/>
    <w:rsid w:val="005D1512"/>
    <w:rsid w:val="005D2E7C"/>
    <w:rsid w:val="005D35DC"/>
    <w:rsid w:val="005D6980"/>
    <w:rsid w:val="005D6FF6"/>
    <w:rsid w:val="005D714D"/>
    <w:rsid w:val="005E2E9F"/>
    <w:rsid w:val="005E66B8"/>
    <w:rsid w:val="005F08DF"/>
    <w:rsid w:val="00602EF0"/>
    <w:rsid w:val="00603893"/>
    <w:rsid w:val="006115F2"/>
    <w:rsid w:val="00611EF7"/>
    <w:rsid w:val="00612CEA"/>
    <w:rsid w:val="006136E5"/>
    <w:rsid w:val="006142C0"/>
    <w:rsid w:val="00620B9D"/>
    <w:rsid w:val="006267AF"/>
    <w:rsid w:val="00631279"/>
    <w:rsid w:val="00631C5B"/>
    <w:rsid w:val="006323BF"/>
    <w:rsid w:val="00636CA2"/>
    <w:rsid w:val="00640FB2"/>
    <w:rsid w:val="00641B77"/>
    <w:rsid w:val="00641DF2"/>
    <w:rsid w:val="00642471"/>
    <w:rsid w:val="00642DFB"/>
    <w:rsid w:val="006453A3"/>
    <w:rsid w:val="00647660"/>
    <w:rsid w:val="00653820"/>
    <w:rsid w:val="006539B1"/>
    <w:rsid w:val="00653D2E"/>
    <w:rsid w:val="00654923"/>
    <w:rsid w:val="00661F4F"/>
    <w:rsid w:val="00664DF1"/>
    <w:rsid w:val="006709E7"/>
    <w:rsid w:val="00671813"/>
    <w:rsid w:val="00671C25"/>
    <w:rsid w:val="0067353F"/>
    <w:rsid w:val="006769B5"/>
    <w:rsid w:val="006832C8"/>
    <w:rsid w:val="00684B5F"/>
    <w:rsid w:val="006866C4"/>
    <w:rsid w:val="006904A1"/>
    <w:rsid w:val="0069599D"/>
    <w:rsid w:val="00695E53"/>
    <w:rsid w:val="006A25B3"/>
    <w:rsid w:val="006A5A09"/>
    <w:rsid w:val="006A7EA7"/>
    <w:rsid w:val="006B2CD5"/>
    <w:rsid w:val="006B37C8"/>
    <w:rsid w:val="006B4833"/>
    <w:rsid w:val="006B55E1"/>
    <w:rsid w:val="006C3444"/>
    <w:rsid w:val="006C4655"/>
    <w:rsid w:val="006C5F2F"/>
    <w:rsid w:val="006D320D"/>
    <w:rsid w:val="006E47F6"/>
    <w:rsid w:val="006E4A5F"/>
    <w:rsid w:val="006E5FDF"/>
    <w:rsid w:val="006E63F6"/>
    <w:rsid w:val="006E6B63"/>
    <w:rsid w:val="006F28F6"/>
    <w:rsid w:val="006F2A6C"/>
    <w:rsid w:val="006F3709"/>
    <w:rsid w:val="006F743F"/>
    <w:rsid w:val="00706B0F"/>
    <w:rsid w:val="007114B5"/>
    <w:rsid w:val="00712363"/>
    <w:rsid w:val="00715BE6"/>
    <w:rsid w:val="007166F5"/>
    <w:rsid w:val="007172E1"/>
    <w:rsid w:val="0072075C"/>
    <w:rsid w:val="0072098C"/>
    <w:rsid w:val="00720FE8"/>
    <w:rsid w:val="00721CA2"/>
    <w:rsid w:val="00723719"/>
    <w:rsid w:val="0072614C"/>
    <w:rsid w:val="0073088A"/>
    <w:rsid w:val="00730B34"/>
    <w:rsid w:val="00730D5F"/>
    <w:rsid w:val="0073616F"/>
    <w:rsid w:val="00740440"/>
    <w:rsid w:val="0075160A"/>
    <w:rsid w:val="00752164"/>
    <w:rsid w:val="00752BC6"/>
    <w:rsid w:val="00753C42"/>
    <w:rsid w:val="007543C9"/>
    <w:rsid w:val="00760D2B"/>
    <w:rsid w:val="00762729"/>
    <w:rsid w:val="00763190"/>
    <w:rsid w:val="00763268"/>
    <w:rsid w:val="00764081"/>
    <w:rsid w:val="00764B66"/>
    <w:rsid w:val="00770EA5"/>
    <w:rsid w:val="00777DDB"/>
    <w:rsid w:val="0078160A"/>
    <w:rsid w:val="007849A7"/>
    <w:rsid w:val="007857CE"/>
    <w:rsid w:val="00785F3D"/>
    <w:rsid w:val="007877F6"/>
    <w:rsid w:val="00790E78"/>
    <w:rsid w:val="007914DF"/>
    <w:rsid w:val="00792727"/>
    <w:rsid w:val="00794A6D"/>
    <w:rsid w:val="007A3456"/>
    <w:rsid w:val="007A492E"/>
    <w:rsid w:val="007A7FAB"/>
    <w:rsid w:val="007B3C4B"/>
    <w:rsid w:val="007B55E6"/>
    <w:rsid w:val="007B5A8B"/>
    <w:rsid w:val="007B69D2"/>
    <w:rsid w:val="007C263D"/>
    <w:rsid w:val="007C3E75"/>
    <w:rsid w:val="007C5F9F"/>
    <w:rsid w:val="007D18FC"/>
    <w:rsid w:val="007D20BF"/>
    <w:rsid w:val="007D5FE7"/>
    <w:rsid w:val="007D70CE"/>
    <w:rsid w:val="007E02EC"/>
    <w:rsid w:val="007F0466"/>
    <w:rsid w:val="007F2595"/>
    <w:rsid w:val="007F4597"/>
    <w:rsid w:val="007F7752"/>
    <w:rsid w:val="00801061"/>
    <w:rsid w:val="00807043"/>
    <w:rsid w:val="008072C6"/>
    <w:rsid w:val="00810DAA"/>
    <w:rsid w:val="008111FB"/>
    <w:rsid w:val="00813273"/>
    <w:rsid w:val="00814139"/>
    <w:rsid w:val="00814E55"/>
    <w:rsid w:val="0081543E"/>
    <w:rsid w:val="00817BC1"/>
    <w:rsid w:val="00820157"/>
    <w:rsid w:val="00823061"/>
    <w:rsid w:val="00833DE2"/>
    <w:rsid w:val="00834C93"/>
    <w:rsid w:val="008354EF"/>
    <w:rsid w:val="00835CCE"/>
    <w:rsid w:val="0083701F"/>
    <w:rsid w:val="00840A3D"/>
    <w:rsid w:val="00840DCD"/>
    <w:rsid w:val="00842387"/>
    <w:rsid w:val="00844354"/>
    <w:rsid w:val="008444E7"/>
    <w:rsid w:val="008447E4"/>
    <w:rsid w:val="00854CBE"/>
    <w:rsid w:val="00860BE7"/>
    <w:rsid w:val="00860FA5"/>
    <w:rsid w:val="0086369C"/>
    <w:rsid w:val="00864328"/>
    <w:rsid w:val="00864DDB"/>
    <w:rsid w:val="00867620"/>
    <w:rsid w:val="00870265"/>
    <w:rsid w:val="00870857"/>
    <w:rsid w:val="00877297"/>
    <w:rsid w:val="0087772C"/>
    <w:rsid w:val="00882499"/>
    <w:rsid w:val="00882DEA"/>
    <w:rsid w:val="00891F93"/>
    <w:rsid w:val="00894770"/>
    <w:rsid w:val="00895085"/>
    <w:rsid w:val="008957C9"/>
    <w:rsid w:val="00895D62"/>
    <w:rsid w:val="008A133D"/>
    <w:rsid w:val="008A18AE"/>
    <w:rsid w:val="008A1B85"/>
    <w:rsid w:val="008A2B71"/>
    <w:rsid w:val="008A61CB"/>
    <w:rsid w:val="008B4354"/>
    <w:rsid w:val="008B5EFB"/>
    <w:rsid w:val="008C19D9"/>
    <w:rsid w:val="008C7620"/>
    <w:rsid w:val="008D0CFE"/>
    <w:rsid w:val="008D1856"/>
    <w:rsid w:val="008D47A4"/>
    <w:rsid w:val="008D63F0"/>
    <w:rsid w:val="008D7877"/>
    <w:rsid w:val="008D79B3"/>
    <w:rsid w:val="008E21FE"/>
    <w:rsid w:val="008E3D0A"/>
    <w:rsid w:val="008E5B20"/>
    <w:rsid w:val="008F13C3"/>
    <w:rsid w:val="008F4C82"/>
    <w:rsid w:val="00902923"/>
    <w:rsid w:val="00911664"/>
    <w:rsid w:val="00911B31"/>
    <w:rsid w:val="00912DE0"/>
    <w:rsid w:val="009141C0"/>
    <w:rsid w:val="00930202"/>
    <w:rsid w:val="00931249"/>
    <w:rsid w:val="00931BB4"/>
    <w:rsid w:val="009329CD"/>
    <w:rsid w:val="00934025"/>
    <w:rsid w:val="00937DB8"/>
    <w:rsid w:val="009404B9"/>
    <w:rsid w:val="009410BF"/>
    <w:rsid w:val="00943F64"/>
    <w:rsid w:val="0094798F"/>
    <w:rsid w:val="00947AC8"/>
    <w:rsid w:val="00950767"/>
    <w:rsid w:val="009528EC"/>
    <w:rsid w:val="00956D80"/>
    <w:rsid w:val="00957645"/>
    <w:rsid w:val="009579A4"/>
    <w:rsid w:val="00960934"/>
    <w:rsid w:val="00960BDE"/>
    <w:rsid w:val="009614DF"/>
    <w:rsid w:val="00962824"/>
    <w:rsid w:val="0096481C"/>
    <w:rsid w:val="009747AB"/>
    <w:rsid w:val="0097502D"/>
    <w:rsid w:val="0097561D"/>
    <w:rsid w:val="00975FFA"/>
    <w:rsid w:val="009813F8"/>
    <w:rsid w:val="009838C4"/>
    <w:rsid w:val="00983E63"/>
    <w:rsid w:val="00984266"/>
    <w:rsid w:val="009848EA"/>
    <w:rsid w:val="00984A1E"/>
    <w:rsid w:val="00984A30"/>
    <w:rsid w:val="00985A3D"/>
    <w:rsid w:val="00986622"/>
    <w:rsid w:val="00986AC3"/>
    <w:rsid w:val="00987215"/>
    <w:rsid w:val="009875E1"/>
    <w:rsid w:val="00990022"/>
    <w:rsid w:val="00995767"/>
    <w:rsid w:val="00995F4D"/>
    <w:rsid w:val="009977E8"/>
    <w:rsid w:val="009A12BB"/>
    <w:rsid w:val="009A3016"/>
    <w:rsid w:val="009A364C"/>
    <w:rsid w:val="009A44F4"/>
    <w:rsid w:val="009A483E"/>
    <w:rsid w:val="009A6AD2"/>
    <w:rsid w:val="009A71EF"/>
    <w:rsid w:val="009B1CD2"/>
    <w:rsid w:val="009B4987"/>
    <w:rsid w:val="009B5B82"/>
    <w:rsid w:val="009B6563"/>
    <w:rsid w:val="009B7C5A"/>
    <w:rsid w:val="009C15D8"/>
    <w:rsid w:val="009C6603"/>
    <w:rsid w:val="009D11A2"/>
    <w:rsid w:val="009D19B0"/>
    <w:rsid w:val="009D1B71"/>
    <w:rsid w:val="009D6F10"/>
    <w:rsid w:val="009E286E"/>
    <w:rsid w:val="009E30C0"/>
    <w:rsid w:val="009E4F42"/>
    <w:rsid w:val="009E4F9A"/>
    <w:rsid w:val="009F1A5E"/>
    <w:rsid w:val="009F43F6"/>
    <w:rsid w:val="009F4582"/>
    <w:rsid w:val="009F5CD1"/>
    <w:rsid w:val="009F6495"/>
    <w:rsid w:val="00A00064"/>
    <w:rsid w:val="00A00507"/>
    <w:rsid w:val="00A006F4"/>
    <w:rsid w:val="00A008B6"/>
    <w:rsid w:val="00A00DE3"/>
    <w:rsid w:val="00A023E8"/>
    <w:rsid w:val="00A0335F"/>
    <w:rsid w:val="00A0385F"/>
    <w:rsid w:val="00A120A6"/>
    <w:rsid w:val="00A125D2"/>
    <w:rsid w:val="00A12C37"/>
    <w:rsid w:val="00A15701"/>
    <w:rsid w:val="00A22955"/>
    <w:rsid w:val="00A25134"/>
    <w:rsid w:val="00A25487"/>
    <w:rsid w:val="00A2745C"/>
    <w:rsid w:val="00A27F83"/>
    <w:rsid w:val="00A31545"/>
    <w:rsid w:val="00A33C12"/>
    <w:rsid w:val="00A40EFE"/>
    <w:rsid w:val="00A41478"/>
    <w:rsid w:val="00A41B92"/>
    <w:rsid w:val="00A466BC"/>
    <w:rsid w:val="00A54ECD"/>
    <w:rsid w:val="00A55460"/>
    <w:rsid w:val="00A5582D"/>
    <w:rsid w:val="00A5606A"/>
    <w:rsid w:val="00A6034E"/>
    <w:rsid w:val="00A6088C"/>
    <w:rsid w:val="00A62473"/>
    <w:rsid w:val="00A64189"/>
    <w:rsid w:val="00A648B9"/>
    <w:rsid w:val="00A71280"/>
    <w:rsid w:val="00A740E8"/>
    <w:rsid w:val="00A765B9"/>
    <w:rsid w:val="00A76D21"/>
    <w:rsid w:val="00A77ADD"/>
    <w:rsid w:val="00A8426F"/>
    <w:rsid w:val="00A84DC1"/>
    <w:rsid w:val="00A9130C"/>
    <w:rsid w:val="00A92273"/>
    <w:rsid w:val="00A9511E"/>
    <w:rsid w:val="00AA3808"/>
    <w:rsid w:val="00AA5E62"/>
    <w:rsid w:val="00AA66D6"/>
    <w:rsid w:val="00AA754B"/>
    <w:rsid w:val="00AB268A"/>
    <w:rsid w:val="00AB448F"/>
    <w:rsid w:val="00AB54EF"/>
    <w:rsid w:val="00AC165C"/>
    <w:rsid w:val="00AC2A74"/>
    <w:rsid w:val="00AC4190"/>
    <w:rsid w:val="00AC4DDE"/>
    <w:rsid w:val="00AC541E"/>
    <w:rsid w:val="00AD07EA"/>
    <w:rsid w:val="00AD5AA6"/>
    <w:rsid w:val="00AD5AED"/>
    <w:rsid w:val="00AD664C"/>
    <w:rsid w:val="00AE0F44"/>
    <w:rsid w:val="00AE10C1"/>
    <w:rsid w:val="00AE1C44"/>
    <w:rsid w:val="00AE394E"/>
    <w:rsid w:val="00AE78C3"/>
    <w:rsid w:val="00AE798E"/>
    <w:rsid w:val="00AE7EE6"/>
    <w:rsid w:val="00AF0840"/>
    <w:rsid w:val="00AF6E2F"/>
    <w:rsid w:val="00B03782"/>
    <w:rsid w:val="00B04146"/>
    <w:rsid w:val="00B12253"/>
    <w:rsid w:val="00B12DB7"/>
    <w:rsid w:val="00B14301"/>
    <w:rsid w:val="00B15F5B"/>
    <w:rsid w:val="00B17095"/>
    <w:rsid w:val="00B17229"/>
    <w:rsid w:val="00B1755A"/>
    <w:rsid w:val="00B209E9"/>
    <w:rsid w:val="00B223BC"/>
    <w:rsid w:val="00B22DF8"/>
    <w:rsid w:val="00B23578"/>
    <w:rsid w:val="00B2532F"/>
    <w:rsid w:val="00B31338"/>
    <w:rsid w:val="00B418EE"/>
    <w:rsid w:val="00B4235D"/>
    <w:rsid w:val="00B42C02"/>
    <w:rsid w:val="00B44B63"/>
    <w:rsid w:val="00B4618F"/>
    <w:rsid w:val="00B46A52"/>
    <w:rsid w:val="00B477D9"/>
    <w:rsid w:val="00B50D08"/>
    <w:rsid w:val="00B53073"/>
    <w:rsid w:val="00B554B2"/>
    <w:rsid w:val="00B62255"/>
    <w:rsid w:val="00B66848"/>
    <w:rsid w:val="00B66A9C"/>
    <w:rsid w:val="00B76EE5"/>
    <w:rsid w:val="00B84730"/>
    <w:rsid w:val="00B86CA9"/>
    <w:rsid w:val="00B87E8A"/>
    <w:rsid w:val="00B90727"/>
    <w:rsid w:val="00B949DC"/>
    <w:rsid w:val="00B95DE2"/>
    <w:rsid w:val="00B9688D"/>
    <w:rsid w:val="00BA0380"/>
    <w:rsid w:val="00BA0D11"/>
    <w:rsid w:val="00BA3F26"/>
    <w:rsid w:val="00BA58A1"/>
    <w:rsid w:val="00BB0F0B"/>
    <w:rsid w:val="00BB1E80"/>
    <w:rsid w:val="00BB6325"/>
    <w:rsid w:val="00BC1274"/>
    <w:rsid w:val="00BC2467"/>
    <w:rsid w:val="00BC376D"/>
    <w:rsid w:val="00BC7785"/>
    <w:rsid w:val="00BC7B09"/>
    <w:rsid w:val="00BD05D1"/>
    <w:rsid w:val="00BD4A51"/>
    <w:rsid w:val="00BD4E61"/>
    <w:rsid w:val="00BD5D94"/>
    <w:rsid w:val="00BE118C"/>
    <w:rsid w:val="00BE1A80"/>
    <w:rsid w:val="00BE3654"/>
    <w:rsid w:val="00BE5066"/>
    <w:rsid w:val="00BE6F33"/>
    <w:rsid w:val="00BF137B"/>
    <w:rsid w:val="00BF3CF2"/>
    <w:rsid w:val="00BF6ACD"/>
    <w:rsid w:val="00C001A4"/>
    <w:rsid w:val="00C0077C"/>
    <w:rsid w:val="00C00EBC"/>
    <w:rsid w:val="00C02D46"/>
    <w:rsid w:val="00C04AB6"/>
    <w:rsid w:val="00C0600F"/>
    <w:rsid w:val="00C10692"/>
    <w:rsid w:val="00C12B04"/>
    <w:rsid w:val="00C16668"/>
    <w:rsid w:val="00C17EAE"/>
    <w:rsid w:val="00C21480"/>
    <w:rsid w:val="00C30DD6"/>
    <w:rsid w:val="00C32A50"/>
    <w:rsid w:val="00C359A0"/>
    <w:rsid w:val="00C41083"/>
    <w:rsid w:val="00C41337"/>
    <w:rsid w:val="00C43D0A"/>
    <w:rsid w:val="00C442A3"/>
    <w:rsid w:val="00C47A9A"/>
    <w:rsid w:val="00C47BBB"/>
    <w:rsid w:val="00C53197"/>
    <w:rsid w:val="00C55A12"/>
    <w:rsid w:val="00C56045"/>
    <w:rsid w:val="00C624DA"/>
    <w:rsid w:val="00C6269D"/>
    <w:rsid w:val="00C66140"/>
    <w:rsid w:val="00C663D0"/>
    <w:rsid w:val="00C7190F"/>
    <w:rsid w:val="00C74CDD"/>
    <w:rsid w:val="00C8261A"/>
    <w:rsid w:val="00C83737"/>
    <w:rsid w:val="00C8703B"/>
    <w:rsid w:val="00C91D2B"/>
    <w:rsid w:val="00C93BE8"/>
    <w:rsid w:val="00C93D86"/>
    <w:rsid w:val="00C95E32"/>
    <w:rsid w:val="00C977D3"/>
    <w:rsid w:val="00CA29A0"/>
    <w:rsid w:val="00CA4106"/>
    <w:rsid w:val="00CA616B"/>
    <w:rsid w:val="00CB0B8D"/>
    <w:rsid w:val="00CB0F46"/>
    <w:rsid w:val="00CB1578"/>
    <w:rsid w:val="00CB2E99"/>
    <w:rsid w:val="00CB3DBF"/>
    <w:rsid w:val="00CB56A5"/>
    <w:rsid w:val="00CC2901"/>
    <w:rsid w:val="00CC37DB"/>
    <w:rsid w:val="00CC3C40"/>
    <w:rsid w:val="00CC41B6"/>
    <w:rsid w:val="00CC463A"/>
    <w:rsid w:val="00CC7174"/>
    <w:rsid w:val="00CC73CA"/>
    <w:rsid w:val="00CC7D45"/>
    <w:rsid w:val="00CD161A"/>
    <w:rsid w:val="00CD1CCF"/>
    <w:rsid w:val="00CD205D"/>
    <w:rsid w:val="00CD65D0"/>
    <w:rsid w:val="00CE116C"/>
    <w:rsid w:val="00CE4C03"/>
    <w:rsid w:val="00CE54FC"/>
    <w:rsid w:val="00CE5769"/>
    <w:rsid w:val="00CE68D5"/>
    <w:rsid w:val="00CE7AB3"/>
    <w:rsid w:val="00CF15EA"/>
    <w:rsid w:val="00CF1C68"/>
    <w:rsid w:val="00CF4CCF"/>
    <w:rsid w:val="00CF4F79"/>
    <w:rsid w:val="00CF5E5D"/>
    <w:rsid w:val="00CF60F7"/>
    <w:rsid w:val="00CF64A1"/>
    <w:rsid w:val="00D052B6"/>
    <w:rsid w:val="00D07F75"/>
    <w:rsid w:val="00D1052F"/>
    <w:rsid w:val="00D106F7"/>
    <w:rsid w:val="00D11549"/>
    <w:rsid w:val="00D15898"/>
    <w:rsid w:val="00D15E3D"/>
    <w:rsid w:val="00D1775B"/>
    <w:rsid w:val="00D220FE"/>
    <w:rsid w:val="00D23264"/>
    <w:rsid w:val="00D2386A"/>
    <w:rsid w:val="00D25001"/>
    <w:rsid w:val="00D33C07"/>
    <w:rsid w:val="00D36669"/>
    <w:rsid w:val="00D4027D"/>
    <w:rsid w:val="00D42BE3"/>
    <w:rsid w:val="00D47240"/>
    <w:rsid w:val="00D52438"/>
    <w:rsid w:val="00D562C6"/>
    <w:rsid w:val="00D57CBB"/>
    <w:rsid w:val="00D61D57"/>
    <w:rsid w:val="00D6267C"/>
    <w:rsid w:val="00D63543"/>
    <w:rsid w:val="00D635DC"/>
    <w:rsid w:val="00D655A9"/>
    <w:rsid w:val="00D65807"/>
    <w:rsid w:val="00D65B31"/>
    <w:rsid w:val="00D65E94"/>
    <w:rsid w:val="00D671F8"/>
    <w:rsid w:val="00D75C4A"/>
    <w:rsid w:val="00D75C61"/>
    <w:rsid w:val="00D82CE2"/>
    <w:rsid w:val="00D82E90"/>
    <w:rsid w:val="00D83D84"/>
    <w:rsid w:val="00D83F4A"/>
    <w:rsid w:val="00D84874"/>
    <w:rsid w:val="00D84D39"/>
    <w:rsid w:val="00D85916"/>
    <w:rsid w:val="00D87403"/>
    <w:rsid w:val="00D90962"/>
    <w:rsid w:val="00D92DB6"/>
    <w:rsid w:val="00DA73C5"/>
    <w:rsid w:val="00DA76C5"/>
    <w:rsid w:val="00DB21DF"/>
    <w:rsid w:val="00DB3788"/>
    <w:rsid w:val="00DB4E9D"/>
    <w:rsid w:val="00DB65DB"/>
    <w:rsid w:val="00DB68CB"/>
    <w:rsid w:val="00DC385C"/>
    <w:rsid w:val="00DC5AF3"/>
    <w:rsid w:val="00DC5D91"/>
    <w:rsid w:val="00DC6855"/>
    <w:rsid w:val="00DD594F"/>
    <w:rsid w:val="00DD6B64"/>
    <w:rsid w:val="00DE300B"/>
    <w:rsid w:val="00DE3790"/>
    <w:rsid w:val="00DE4F7E"/>
    <w:rsid w:val="00DE7EA5"/>
    <w:rsid w:val="00DF1E5F"/>
    <w:rsid w:val="00DF2B95"/>
    <w:rsid w:val="00DF2C77"/>
    <w:rsid w:val="00DF3A67"/>
    <w:rsid w:val="00DF6676"/>
    <w:rsid w:val="00DF733F"/>
    <w:rsid w:val="00E00620"/>
    <w:rsid w:val="00E013C3"/>
    <w:rsid w:val="00E01C3F"/>
    <w:rsid w:val="00E044FE"/>
    <w:rsid w:val="00E04C03"/>
    <w:rsid w:val="00E05323"/>
    <w:rsid w:val="00E07633"/>
    <w:rsid w:val="00E111AB"/>
    <w:rsid w:val="00E11871"/>
    <w:rsid w:val="00E1223D"/>
    <w:rsid w:val="00E14F58"/>
    <w:rsid w:val="00E2638E"/>
    <w:rsid w:val="00E27AEC"/>
    <w:rsid w:val="00E31565"/>
    <w:rsid w:val="00E404B0"/>
    <w:rsid w:val="00E421E2"/>
    <w:rsid w:val="00E42625"/>
    <w:rsid w:val="00E42E34"/>
    <w:rsid w:val="00E442ED"/>
    <w:rsid w:val="00E46551"/>
    <w:rsid w:val="00E50EB9"/>
    <w:rsid w:val="00E54E6B"/>
    <w:rsid w:val="00E558F2"/>
    <w:rsid w:val="00E55C3D"/>
    <w:rsid w:val="00E56C2A"/>
    <w:rsid w:val="00E57178"/>
    <w:rsid w:val="00E71452"/>
    <w:rsid w:val="00E71B0E"/>
    <w:rsid w:val="00E7435B"/>
    <w:rsid w:val="00E75115"/>
    <w:rsid w:val="00E75EE0"/>
    <w:rsid w:val="00E77AF4"/>
    <w:rsid w:val="00E77BCC"/>
    <w:rsid w:val="00E77D20"/>
    <w:rsid w:val="00E81AEC"/>
    <w:rsid w:val="00E83BB4"/>
    <w:rsid w:val="00E90DA4"/>
    <w:rsid w:val="00E918AE"/>
    <w:rsid w:val="00E9330A"/>
    <w:rsid w:val="00E978D4"/>
    <w:rsid w:val="00E97ABA"/>
    <w:rsid w:val="00E97BC4"/>
    <w:rsid w:val="00EA17F6"/>
    <w:rsid w:val="00EA4EB5"/>
    <w:rsid w:val="00EA5811"/>
    <w:rsid w:val="00EA596B"/>
    <w:rsid w:val="00EA67C8"/>
    <w:rsid w:val="00EA7631"/>
    <w:rsid w:val="00EB3A2C"/>
    <w:rsid w:val="00EB43A8"/>
    <w:rsid w:val="00EB482E"/>
    <w:rsid w:val="00EB4FAC"/>
    <w:rsid w:val="00EB5091"/>
    <w:rsid w:val="00EB71DD"/>
    <w:rsid w:val="00EC2F4C"/>
    <w:rsid w:val="00EC3ED5"/>
    <w:rsid w:val="00EC40FD"/>
    <w:rsid w:val="00ED4B22"/>
    <w:rsid w:val="00ED6D5C"/>
    <w:rsid w:val="00ED6FE8"/>
    <w:rsid w:val="00EE0012"/>
    <w:rsid w:val="00EE0051"/>
    <w:rsid w:val="00EE0ADF"/>
    <w:rsid w:val="00EE2E1B"/>
    <w:rsid w:val="00EE4299"/>
    <w:rsid w:val="00EE5061"/>
    <w:rsid w:val="00EE5AF1"/>
    <w:rsid w:val="00EF0695"/>
    <w:rsid w:val="00EF08F1"/>
    <w:rsid w:val="00EF2DE9"/>
    <w:rsid w:val="00EF5425"/>
    <w:rsid w:val="00EF714F"/>
    <w:rsid w:val="00EF789B"/>
    <w:rsid w:val="00EF7E60"/>
    <w:rsid w:val="00F02AAC"/>
    <w:rsid w:val="00F034B4"/>
    <w:rsid w:val="00F054A8"/>
    <w:rsid w:val="00F06649"/>
    <w:rsid w:val="00F07ABD"/>
    <w:rsid w:val="00F11901"/>
    <w:rsid w:val="00F120D0"/>
    <w:rsid w:val="00F12F9C"/>
    <w:rsid w:val="00F138A2"/>
    <w:rsid w:val="00F15A2A"/>
    <w:rsid w:val="00F20CED"/>
    <w:rsid w:val="00F21816"/>
    <w:rsid w:val="00F24761"/>
    <w:rsid w:val="00F3057E"/>
    <w:rsid w:val="00F33138"/>
    <w:rsid w:val="00F36480"/>
    <w:rsid w:val="00F3666F"/>
    <w:rsid w:val="00F40E25"/>
    <w:rsid w:val="00F423EF"/>
    <w:rsid w:val="00F432DF"/>
    <w:rsid w:val="00F44694"/>
    <w:rsid w:val="00F46668"/>
    <w:rsid w:val="00F474D0"/>
    <w:rsid w:val="00F47B52"/>
    <w:rsid w:val="00F5091B"/>
    <w:rsid w:val="00F5228C"/>
    <w:rsid w:val="00F52DD3"/>
    <w:rsid w:val="00F53218"/>
    <w:rsid w:val="00F54527"/>
    <w:rsid w:val="00F55A48"/>
    <w:rsid w:val="00F601DC"/>
    <w:rsid w:val="00F60F7B"/>
    <w:rsid w:val="00F60F7D"/>
    <w:rsid w:val="00F61716"/>
    <w:rsid w:val="00F6694F"/>
    <w:rsid w:val="00F6798E"/>
    <w:rsid w:val="00F7027B"/>
    <w:rsid w:val="00F722C3"/>
    <w:rsid w:val="00F748AC"/>
    <w:rsid w:val="00F75E5A"/>
    <w:rsid w:val="00F80567"/>
    <w:rsid w:val="00F8327E"/>
    <w:rsid w:val="00F83CCE"/>
    <w:rsid w:val="00F85494"/>
    <w:rsid w:val="00F8622F"/>
    <w:rsid w:val="00F86E78"/>
    <w:rsid w:val="00F86E87"/>
    <w:rsid w:val="00F87AD9"/>
    <w:rsid w:val="00F90111"/>
    <w:rsid w:val="00F97425"/>
    <w:rsid w:val="00FA031A"/>
    <w:rsid w:val="00FA3529"/>
    <w:rsid w:val="00FA3AF0"/>
    <w:rsid w:val="00FA4941"/>
    <w:rsid w:val="00FA5D2A"/>
    <w:rsid w:val="00FA6E5F"/>
    <w:rsid w:val="00FB1A2F"/>
    <w:rsid w:val="00FB6042"/>
    <w:rsid w:val="00FC01C4"/>
    <w:rsid w:val="00FC3698"/>
    <w:rsid w:val="00FC4F6D"/>
    <w:rsid w:val="00FD0568"/>
    <w:rsid w:val="00FD07BD"/>
    <w:rsid w:val="00FD34B6"/>
    <w:rsid w:val="00FE415A"/>
    <w:rsid w:val="00FF178F"/>
    <w:rsid w:val="00FF40DF"/>
    <w:rsid w:val="00FF5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7B67C"/>
  <w14:defaultImageDpi w14:val="32767"/>
  <w15:chartTrackingRefBased/>
  <w15:docId w15:val="{3266D95E-1CF9-6342-8732-AF33B42E4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311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0567"/>
    <w:rPr>
      <w:sz w:val="18"/>
      <w:szCs w:val="18"/>
    </w:rPr>
  </w:style>
  <w:style w:type="character" w:customStyle="1" w:styleId="BalloonTextChar">
    <w:name w:val="Balloon Text Char"/>
    <w:basedOn w:val="DefaultParagraphFont"/>
    <w:link w:val="BalloonText"/>
    <w:uiPriority w:val="99"/>
    <w:semiHidden/>
    <w:rsid w:val="00F80567"/>
    <w:rPr>
      <w:rFonts w:ascii="Times New Roman" w:hAnsi="Times New Roman" w:cs="Times New Roman"/>
      <w:sz w:val="18"/>
      <w:szCs w:val="18"/>
    </w:rPr>
  </w:style>
  <w:style w:type="paragraph" w:styleId="ListParagraph">
    <w:name w:val="List Paragraph"/>
    <w:basedOn w:val="Normal"/>
    <w:uiPriority w:val="34"/>
    <w:qFormat/>
    <w:rsid w:val="009F5CD1"/>
    <w:pPr>
      <w:ind w:left="720"/>
      <w:contextualSpacing/>
    </w:pPr>
  </w:style>
  <w:style w:type="character" w:styleId="Hyperlink">
    <w:name w:val="Hyperlink"/>
    <w:basedOn w:val="DefaultParagraphFont"/>
    <w:uiPriority w:val="99"/>
    <w:unhideWhenUsed/>
    <w:rsid w:val="002760B1"/>
    <w:rPr>
      <w:color w:val="0563C1" w:themeColor="hyperlink"/>
      <w:u w:val="single"/>
    </w:rPr>
  </w:style>
  <w:style w:type="character" w:customStyle="1" w:styleId="UnresolvedMention1">
    <w:name w:val="Unresolved Mention1"/>
    <w:basedOn w:val="DefaultParagraphFont"/>
    <w:uiPriority w:val="99"/>
    <w:rsid w:val="002760B1"/>
    <w:rPr>
      <w:color w:val="605E5C"/>
      <w:shd w:val="clear" w:color="auto" w:fill="E1DFDD"/>
    </w:rPr>
  </w:style>
  <w:style w:type="character" w:styleId="LineNumber">
    <w:name w:val="line number"/>
    <w:basedOn w:val="DefaultParagraphFont"/>
    <w:uiPriority w:val="99"/>
    <w:semiHidden/>
    <w:unhideWhenUsed/>
    <w:rsid w:val="00753C42"/>
  </w:style>
  <w:style w:type="paragraph" w:styleId="NormalWeb">
    <w:name w:val="Normal (Web)"/>
    <w:basedOn w:val="Normal"/>
    <w:uiPriority w:val="99"/>
    <w:unhideWhenUsed/>
    <w:rsid w:val="00813273"/>
    <w:pPr>
      <w:spacing w:before="100" w:beforeAutospacing="1" w:after="100" w:afterAutospacing="1"/>
    </w:pPr>
  </w:style>
  <w:style w:type="character" w:styleId="CommentReference">
    <w:name w:val="annotation reference"/>
    <w:basedOn w:val="DefaultParagraphFont"/>
    <w:uiPriority w:val="99"/>
    <w:semiHidden/>
    <w:unhideWhenUsed/>
    <w:rsid w:val="001462ED"/>
    <w:rPr>
      <w:sz w:val="16"/>
      <w:szCs w:val="16"/>
    </w:rPr>
  </w:style>
  <w:style w:type="paragraph" w:styleId="CommentText">
    <w:name w:val="annotation text"/>
    <w:basedOn w:val="Normal"/>
    <w:link w:val="CommentTextChar"/>
    <w:uiPriority w:val="99"/>
    <w:semiHidden/>
    <w:unhideWhenUsed/>
    <w:rsid w:val="001462ED"/>
    <w:rPr>
      <w:sz w:val="20"/>
      <w:szCs w:val="20"/>
    </w:rPr>
  </w:style>
  <w:style w:type="character" w:customStyle="1" w:styleId="CommentTextChar">
    <w:name w:val="Comment Text Char"/>
    <w:basedOn w:val="DefaultParagraphFont"/>
    <w:link w:val="CommentText"/>
    <w:uiPriority w:val="99"/>
    <w:semiHidden/>
    <w:rsid w:val="001462ED"/>
    <w:rPr>
      <w:sz w:val="20"/>
      <w:szCs w:val="20"/>
    </w:rPr>
  </w:style>
  <w:style w:type="paragraph" w:styleId="CommentSubject">
    <w:name w:val="annotation subject"/>
    <w:basedOn w:val="CommentText"/>
    <w:next w:val="CommentText"/>
    <w:link w:val="CommentSubjectChar"/>
    <w:uiPriority w:val="99"/>
    <w:semiHidden/>
    <w:unhideWhenUsed/>
    <w:rsid w:val="001462ED"/>
    <w:rPr>
      <w:b/>
      <w:bCs/>
    </w:rPr>
  </w:style>
  <w:style w:type="character" w:customStyle="1" w:styleId="CommentSubjectChar">
    <w:name w:val="Comment Subject Char"/>
    <w:basedOn w:val="CommentTextChar"/>
    <w:link w:val="CommentSubject"/>
    <w:uiPriority w:val="99"/>
    <w:semiHidden/>
    <w:rsid w:val="001462ED"/>
    <w:rPr>
      <w:b/>
      <w:bCs/>
      <w:sz w:val="20"/>
      <w:szCs w:val="20"/>
    </w:rPr>
  </w:style>
  <w:style w:type="character" w:customStyle="1" w:styleId="apple-converted-space">
    <w:name w:val="apple-converted-space"/>
    <w:basedOn w:val="DefaultParagraphFont"/>
    <w:rsid w:val="004E1601"/>
  </w:style>
  <w:style w:type="paragraph" w:styleId="Revision">
    <w:name w:val="Revision"/>
    <w:hidden/>
    <w:uiPriority w:val="99"/>
    <w:semiHidden/>
    <w:rsid w:val="005C7FC6"/>
  </w:style>
  <w:style w:type="paragraph" w:styleId="Footer">
    <w:name w:val="footer"/>
    <w:basedOn w:val="Normal"/>
    <w:link w:val="FooterChar"/>
    <w:uiPriority w:val="99"/>
    <w:unhideWhenUsed/>
    <w:rsid w:val="0087772C"/>
    <w:pPr>
      <w:tabs>
        <w:tab w:val="center" w:pos="4680"/>
        <w:tab w:val="right" w:pos="9360"/>
      </w:tabs>
    </w:pPr>
  </w:style>
  <w:style w:type="character" w:customStyle="1" w:styleId="FooterChar">
    <w:name w:val="Footer Char"/>
    <w:basedOn w:val="DefaultParagraphFont"/>
    <w:link w:val="Footer"/>
    <w:uiPriority w:val="99"/>
    <w:rsid w:val="0087772C"/>
    <w:rPr>
      <w:rFonts w:ascii="Times New Roman" w:eastAsia="Times New Roman" w:hAnsi="Times New Roman" w:cs="Times New Roman"/>
    </w:rPr>
  </w:style>
  <w:style w:type="character" w:styleId="PageNumber">
    <w:name w:val="page number"/>
    <w:basedOn w:val="DefaultParagraphFont"/>
    <w:uiPriority w:val="99"/>
    <w:semiHidden/>
    <w:unhideWhenUsed/>
    <w:rsid w:val="008777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899087">
      <w:marLeft w:val="0"/>
      <w:marRight w:val="0"/>
      <w:marTop w:val="0"/>
      <w:marBottom w:val="0"/>
      <w:divBdr>
        <w:top w:val="none" w:sz="0" w:space="0" w:color="auto"/>
        <w:left w:val="none" w:sz="0" w:space="0" w:color="auto"/>
        <w:bottom w:val="none" w:sz="0" w:space="0" w:color="auto"/>
        <w:right w:val="none" w:sz="0" w:space="0" w:color="auto"/>
      </w:divBdr>
      <w:divsChild>
        <w:div w:id="2126801557">
          <w:marLeft w:val="0"/>
          <w:marRight w:val="0"/>
          <w:marTop w:val="0"/>
          <w:marBottom w:val="0"/>
          <w:divBdr>
            <w:top w:val="none" w:sz="0" w:space="0" w:color="auto"/>
            <w:left w:val="none" w:sz="0" w:space="0" w:color="auto"/>
            <w:bottom w:val="none" w:sz="0" w:space="0" w:color="auto"/>
            <w:right w:val="none" w:sz="0" w:space="0" w:color="auto"/>
          </w:divBdr>
        </w:div>
      </w:divsChild>
    </w:div>
    <w:div w:id="65538957">
      <w:bodyDiv w:val="1"/>
      <w:marLeft w:val="0"/>
      <w:marRight w:val="0"/>
      <w:marTop w:val="0"/>
      <w:marBottom w:val="0"/>
      <w:divBdr>
        <w:top w:val="none" w:sz="0" w:space="0" w:color="auto"/>
        <w:left w:val="none" w:sz="0" w:space="0" w:color="auto"/>
        <w:bottom w:val="none" w:sz="0" w:space="0" w:color="auto"/>
        <w:right w:val="none" w:sz="0" w:space="0" w:color="auto"/>
      </w:divBdr>
    </w:div>
    <w:div w:id="216085834">
      <w:bodyDiv w:val="1"/>
      <w:marLeft w:val="0"/>
      <w:marRight w:val="0"/>
      <w:marTop w:val="0"/>
      <w:marBottom w:val="0"/>
      <w:divBdr>
        <w:top w:val="none" w:sz="0" w:space="0" w:color="auto"/>
        <w:left w:val="none" w:sz="0" w:space="0" w:color="auto"/>
        <w:bottom w:val="none" w:sz="0" w:space="0" w:color="auto"/>
        <w:right w:val="none" w:sz="0" w:space="0" w:color="auto"/>
      </w:divBdr>
    </w:div>
    <w:div w:id="230580758">
      <w:marLeft w:val="0"/>
      <w:marRight w:val="0"/>
      <w:marTop w:val="0"/>
      <w:marBottom w:val="0"/>
      <w:divBdr>
        <w:top w:val="none" w:sz="0" w:space="0" w:color="auto"/>
        <w:left w:val="none" w:sz="0" w:space="0" w:color="auto"/>
        <w:bottom w:val="none" w:sz="0" w:space="0" w:color="auto"/>
        <w:right w:val="none" w:sz="0" w:space="0" w:color="auto"/>
      </w:divBdr>
      <w:divsChild>
        <w:div w:id="739985577">
          <w:marLeft w:val="0"/>
          <w:marRight w:val="0"/>
          <w:marTop w:val="0"/>
          <w:marBottom w:val="0"/>
          <w:divBdr>
            <w:top w:val="none" w:sz="0" w:space="0" w:color="auto"/>
            <w:left w:val="none" w:sz="0" w:space="0" w:color="auto"/>
            <w:bottom w:val="none" w:sz="0" w:space="0" w:color="auto"/>
            <w:right w:val="none" w:sz="0" w:space="0" w:color="auto"/>
          </w:divBdr>
        </w:div>
      </w:divsChild>
    </w:div>
    <w:div w:id="243760176">
      <w:bodyDiv w:val="1"/>
      <w:marLeft w:val="0"/>
      <w:marRight w:val="0"/>
      <w:marTop w:val="0"/>
      <w:marBottom w:val="0"/>
      <w:divBdr>
        <w:top w:val="none" w:sz="0" w:space="0" w:color="auto"/>
        <w:left w:val="none" w:sz="0" w:space="0" w:color="auto"/>
        <w:bottom w:val="none" w:sz="0" w:space="0" w:color="auto"/>
        <w:right w:val="none" w:sz="0" w:space="0" w:color="auto"/>
      </w:divBdr>
      <w:divsChild>
        <w:div w:id="1159469368">
          <w:marLeft w:val="0"/>
          <w:marRight w:val="0"/>
          <w:marTop w:val="0"/>
          <w:marBottom w:val="0"/>
          <w:divBdr>
            <w:top w:val="none" w:sz="0" w:space="0" w:color="auto"/>
            <w:left w:val="none" w:sz="0" w:space="0" w:color="auto"/>
            <w:bottom w:val="none" w:sz="0" w:space="0" w:color="auto"/>
            <w:right w:val="none" w:sz="0" w:space="0" w:color="auto"/>
          </w:divBdr>
          <w:divsChild>
            <w:div w:id="1328482933">
              <w:marLeft w:val="0"/>
              <w:marRight w:val="0"/>
              <w:marTop w:val="0"/>
              <w:marBottom w:val="0"/>
              <w:divBdr>
                <w:top w:val="none" w:sz="0" w:space="0" w:color="auto"/>
                <w:left w:val="none" w:sz="0" w:space="0" w:color="auto"/>
                <w:bottom w:val="none" w:sz="0" w:space="0" w:color="auto"/>
                <w:right w:val="none" w:sz="0" w:space="0" w:color="auto"/>
              </w:divBdr>
              <w:divsChild>
                <w:div w:id="145975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260499">
      <w:bodyDiv w:val="1"/>
      <w:marLeft w:val="0"/>
      <w:marRight w:val="0"/>
      <w:marTop w:val="0"/>
      <w:marBottom w:val="0"/>
      <w:divBdr>
        <w:top w:val="none" w:sz="0" w:space="0" w:color="auto"/>
        <w:left w:val="none" w:sz="0" w:space="0" w:color="auto"/>
        <w:bottom w:val="none" w:sz="0" w:space="0" w:color="auto"/>
        <w:right w:val="none" w:sz="0" w:space="0" w:color="auto"/>
      </w:divBdr>
    </w:div>
    <w:div w:id="301231391">
      <w:bodyDiv w:val="1"/>
      <w:marLeft w:val="0"/>
      <w:marRight w:val="0"/>
      <w:marTop w:val="0"/>
      <w:marBottom w:val="0"/>
      <w:divBdr>
        <w:top w:val="none" w:sz="0" w:space="0" w:color="auto"/>
        <w:left w:val="none" w:sz="0" w:space="0" w:color="auto"/>
        <w:bottom w:val="none" w:sz="0" w:space="0" w:color="auto"/>
        <w:right w:val="none" w:sz="0" w:space="0" w:color="auto"/>
      </w:divBdr>
    </w:div>
    <w:div w:id="428240227">
      <w:bodyDiv w:val="1"/>
      <w:marLeft w:val="0"/>
      <w:marRight w:val="0"/>
      <w:marTop w:val="0"/>
      <w:marBottom w:val="0"/>
      <w:divBdr>
        <w:top w:val="none" w:sz="0" w:space="0" w:color="auto"/>
        <w:left w:val="none" w:sz="0" w:space="0" w:color="auto"/>
        <w:bottom w:val="none" w:sz="0" w:space="0" w:color="auto"/>
        <w:right w:val="none" w:sz="0" w:space="0" w:color="auto"/>
      </w:divBdr>
    </w:div>
    <w:div w:id="442917943">
      <w:marLeft w:val="0"/>
      <w:marRight w:val="0"/>
      <w:marTop w:val="0"/>
      <w:marBottom w:val="0"/>
      <w:divBdr>
        <w:top w:val="none" w:sz="0" w:space="0" w:color="auto"/>
        <w:left w:val="none" w:sz="0" w:space="0" w:color="auto"/>
        <w:bottom w:val="none" w:sz="0" w:space="0" w:color="auto"/>
        <w:right w:val="none" w:sz="0" w:space="0" w:color="auto"/>
      </w:divBdr>
      <w:divsChild>
        <w:div w:id="1369142297">
          <w:marLeft w:val="0"/>
          <w:marRight w:val="0"/>
          <w:marTop w:val="0"/>
          <w:marBottom w:val="0"/>
          <w:divBdr>
            <w:top w:val="none" w:sz="0" w:space="0" w:color="auto"/>
            <w:left w:val="none" w:sz="0" w:space="0" w:color="auto"/>
            <w:bottom w:val="none" w:sz="0" w:space="0" w:color="auto"/>
            <w:right w:val="none" w:sz="0" w:space="0" w:color="auto"/>
          </w:divBdr>
        </w:div>
      </w:divsChild>
    </w:div>
    <w:div w:id="487750286">
      <w:marLeft w:val="0"/>
      <w:marRight w:val="0"/>
      <w:marTop w:val="0"/>
      <w:marBottom w:val="0"/>
      <w:divBdr>
        <w:top w:val="none" w:sz="0" w:space="0" w:color="auto"/>
        <w:left w:val="none" w:sz="0" w:space="0" w:color="auto"/>
        <w:bottom w:val="none" w:sz="0" w:space="0" w:color="auto"/>
        <w:right w:val="none" w:sz="0" w:space="0" w:color="auto"/>
      </w:divBdr>
      <w:divsChild>
        <w:div w:id="1055817684">
          <w:marLeft w:val="0"/>
          <w:marRight w:val="0"/>
          <w:marTop w:val="0"/>
          <w:marBottom w:val="0"/>
          <w:divBdr>
            <w:top w:val="none" w:sz="0" w:space="0" w:color="auto"/>
            <w:left w:val="none" w:sz="0" w:space="0" w:color="auto"/>
            <w:bottom w:val="none" w:sz="0" w:space="0" w:color="auto"/>
            <w:right w:val="none" w:sz="0" w:space="0" w:color="auto"/>
          </w:divBdr>
        </w:div>
      </w:divsChild>
    </w:div>
    <w:div w:id="506821533">
      <w:bodyDiv w:val="1"/>
      <w:marLeft w:val="0"/>
      <w:marRight w:val="0"/>
      <w:marTop w:val="0"/>
      <w:marBottom w:val="0"/>
      <w:divBdr>
        <w:top w:val="none" w:sz="0" w:space="0" w:color="auto"/>
        <w:left w:val="none" w:sz="0" w:space="0" w:color="auto"/>
        <w:bottom w:val="none" w:sz="0" w:space="0" w:color="auto"/>
        <w:right w:val="none" w:sz="0" w:space="0" w:color="auto"/>
      </w:divBdr>
    </w:div>
    <w:div w:id="551113434">
      <w:bodyDiv w:val="1"/>
      <w:marLeft w:val="0"/>
      <w:marRight w:val="0"/>
      <w:marTop w:val="0"/>
      <w:marBottom w:val="0"/>
      <w:divBdr>
        <w:top w:val="none" w:sz="0" w:space="0" w:color="auto"/>
        <w:left w:val="none" w:sz="0" w:space="0" w:color="auto"/>
        <w:bottom w:val="none" w:sz="0" w:space="0" w:color="auto"/>
        <w:right w:val="none" w:sz="0" w:space="0" w:color="auto"/>
      </w:divBdr>
    </w:div>
    <w:div w:id="577054707">
      <w:marLeft w:val="0"/>
      <w:marRight w:val="0"/>
      <w:marTop w:val="0"/>
      <w:marBottom w:val="0"/>
      <w:divBdr>
        <w:top w:val="none" w:sz="0" w:space="0" w:color="auto"/>
        <w:left w:val="none" w:sz="0" w:space="0" w:color="auto"/>
        <w:bottom w:val="none" w:sz="0" w:space="0" w:color="auto"/>
        <w:right w:val="none" w:sz="0" w:space="0" w:color="auto"/>
      </w:divBdr>
      <w:divsChild>
        <w:div w:id="1152677016">
          <w:marLeft w:val="0"/>
          <w:marRight w:val="0"/>
          <w:marTop w:val="0"/>
          <w:marBottom w:val="0"/>
          <w:divBdr>
            <w:top w:val="none" w:sz="0" w:space="0" w:color="auto"/>
            <w:left w:val="none" w:sz="0" w:space="0" w:color="auto"/>
            <w:bottom w:val="none" w:sz="0" w:space="0" w:color="auto"/>
            <w:right w:val="none" w:sz="0" w:space="0" w:color="auto"/>
          </w:divBdr>
        </w:div>
      </w:divsChild>
    </w:div>
    <w:div w:id="902570331">
      <w:bodyDiv w:val="1"/>
      <w:marLeft w:val="0"/>
      <w:marRight w:val="0"/>
      <w:marTop w:val="0"/>
      <w:marBottom w:val="0"/>
      <w:divBdr>
        <w:top w:val="none" w:sz="0" w:space="0" w:color="auto"/>
        <w:left w:val="none" w:sz="0" w:space="0" w:color="auto"/>
        <w:bottom w:val="none" w:sz="0" w:space="0" w:color="auto"/>
        <w:right w:val="none" w:sz="0" w:space="0" w:color="auto"/>
      </w:divBdr>
    </w:div>
    <w:div w:id="926842122">
      <w:marLeft w:val="0"/>
      <w:marRight w:val="0"/>
      <w:marTop w:val="0"/>
      <w:marBottom w:val="0"/>
      <w:divBdr>
        <w:top w:val="none" w:sz="0" w:space="0" w:color="auto"/>
        <w:left w:val="none" w:sz="0" w:space="0" w:color="auto"/>
        <w:bottom w:val="none" w:sz="0" w:space="0" w:color="auto"/>
        <w:right w:val="none" w:sz="0" w:space="0" w:color="auto"/>
      </w:divBdr>
      <w:divsChild>
        <w:div w:id="1894003700">
          <w:marLeft w:val="0"/>
          <w:marRight w:val="0"/>
          <w:marTop w:val="0"/>
          <w:marBottom w:val="0"/>
          <w:divBdr>
            <w:top w:val="none" w:sz="0" w:space="0" w:color="auto"/>
            <w:left w:val="none" w:sz="0" w:space="0" w:color="auto"/>
            <w:bottom w:val="none" w:sz="0" w:space="0" w:color="auto"/>
            <w:right w:val="none" w:sz="0" w:space="0" w:color="auto"/>
          </w:divBdr>
        </w:div>
      </w:divsChild>
    </w:div>
    <w:div w:id="943656385">
      <w:marLeft w:val="0"/>
      <w:marRight w:val="0"/>
      <w:marTop w:val="0"/>
      <w:marBottom w:val="0"/>
      <w:divBdr>
        <w:top w:val="none" w:sz="0" w:space="0" w:color="auto"/>
        <w:left w:val="none" w:sz="0" w:space="0" w:color="auto"/>
        <w:bottom w:val="none" w:sz="0" w:space="0" w:color="auto"/>
        <w:right w:val="none" w:sz="0" w:space="0" w:color="auto"/>
      </w:divBdr>
      <w:divsChild>
        <w:div w:id="1674410221">
          <w:marLeft w:val="0"/>
          <w:marRight w:val="0"/>
          <w:marTop w:val="0"/>
          <w:marBottom w:val="0"/>
          <w:divBdr>
            <w:top w:val="none" w:sz="0" w:space="0" w:color="auto"/>
            <w:left w:val="none" w:sz="0" w:space="0" w:color="auto"/>
            <w:bottom w:val="none" w:sz="0" w:space="0" w:color="auto"/>
            <w:right w:val="none" w:sz="0" w:space="0" w:color="auto"/>
          </w:divBdr>
        </w:div>
      </w:divsChild>
    </w:div>
    <w:div w:id="975065452">
      <w:bodyDiv w:val="1"/>
      <w:marLeft w:val="0"/>
      <w:marRight w:val="0"/>
      <w:marTop w:val="0"/>
      <w:marBottom w:val="0"/>
      <w:divBdr>
        <w:top w:val="none" w:sz="0" w:space="0" w:color="auto"/>
        <w:left w:val="none" w:sz="0" w:space="0" w:color="auto"/>
        <w:bottom w:val="none" w:sz="0" w:space="0" w:color="auto"/>
        <w:right w:val="none" w:sz="0" w:space="0" w:color="auto"/>
      </w:divBdr>
    </w:div>
    <w:div w:id="976690359">
      <w:marLeft w:val="0"/>
      <w:marRight w:val="0"/>
      <w:marTop w:val="0"/>
      <w:marBottom w:val="0"/>
      <w:divBdr>
        <w:top w:val="none" w:sz="0" w:space="0" w:color="auto"/>
        <w:left w:val="none" w:sz="0" w:space="0" w:color="auto"/>
        <w:bottom w:val="none" w:sz="0" w:space="0" w:color="auto"/>
        <w:right w:val="none" w:sz="0" w:space="0" w:color="auto"/>
      </w:divBdr>
      <w:divsChild>
        <w:div w:id="414210049">
          <w:marLeft w:val="0"/>
          <w:marRight w:val="0"/>
          <w:marTop w:val="0"/>
          <w:marBottom w:val="0"/>
          <w:divBdr>
            <w:top w:val="none" w:sz="0" w:space="0" w:color="auto"/>
            <w:left w:val="none" w:sz="0" w:space="0" w:color="auto"/>
            <w:bottom w:val="none" w:sz="0" w:space="0" w:color="auto"/>
            <w:right w:val="none" w:sz="0" w:space="0" w:color="auto"/>
          </w:divBdr>
        </w:div>
      </w:divsChild>
    </w:div>
    <w:div w:id="1091203407">
      <w:bodyDiv w:val="1"/>
      <w:marLeft w:val="0"/>
      <w:marRight w:val="0"/>
      <w:marTop w:val="0"/>
      <w:marBottom w:val="0"/>
      <w:divBdr>
        <w:top w:val="none" w:sz="0" w:space="0" w:color="auto"/>
        <w:left w:val="none" w:sz="0" w:space="0" w:color="auto"/>
        <w:bottom w:val="none" w:sz="0" w:space="0" w:color="auto"/>
        <w:right w:val="none" w:sz="0" w:space="0" w:color="auto"/>
      </w:divBdr>
    </w:div>
    <w:div w:id="1169950749">
      <w:bodyDiv w:val="1"/>
      <w:marLeft w:val="0"/>
      <w:marRight w:val="0"/>
      <w:marTop w:val="0"/>
      <w:marBottom w:val="0"/>
      <w:divBdr>
        <w:top w:val="none" w:sz="0" w:space="0" w:color="auto"/>
        <w:left w:val="none" w:sz="0" w:space="0" w:color="auto"/>
        <w:bottom w:val="none" w:sz="0" w:space="0" w:color="auto"/>
        <w:right w:val="none" w:sz="0" w:space="0" w:color="auto"/>
      </w:divBdr>
    </w:div>
    <w:div w:id="1170559575">
      <w:bodyDiv w:val="1"/>
      <w:marLeft w:val="0"/>
      <w:marRight w:val="0"/>
      <w:marTop w:val="0"/>
      <w:marBottom w:val="0"/>
      <w:divBdr>
        <w:top w:val="none" w:sz="0" w:space="0" w:color="auto"/>
        <w:left w:val="none" w:sz="0" w:space="0" w:color="auto"/>
        <w:bottom w:val="none" w:sz="0" w:space="0" w:color="auto"/>
        <w:right w:val="none" w:sz="0" w:space="0" w:color="auto"/>
      </w:divBdr>
    </w:div>
    <w:div w:id="1205604885">
      <w:marLeft w:val="0"/>
      <w:marRight w:val="0"/>
      <w:marTop w:val="0"/>
      <w:marBottom w:val="0"/>
      <w:divBdr>
        <w:top w:val="none" w:sz="0" w:space="0" w:color="auto"/>
        <w:left w:val="none" w:sz="0" w:space="0" w:color="auto"/>
        <w:bottom w:val="none" w:sz="0" w:space="0" w:color="auto"/>
        <w:right w:val="none" w:sz="0" w:space="0" w:color="auto"/>
      </w:divBdr>
      <w:divsChild>
        <w:div w:id="6520009">
          <w:marLeft w:val="0"/>
          <w:marRight w:val="0"/>
          <w:marTop w:val="0"/>
          <w:marBottom w:val="0"/>
          <w:divBdr>
            <w:top w:val="none" w:sz="0" w:space="0" w:color="auto"/>
            <w:left w:val="none" w:sz="0" w:space="0" w:color="auto"/>
            <w:bottom w:val="none" w:sz="0" w:space="0" w:color="auto"/>
            <w:right w:val="none" w:sz="0" w:space="0" w:color="auto"/>
          </w:divBdr>
        </w:div>
      </w:divsChild>
    </w:div>
    <w:div w:id="1259634273">
      <w:bodyDiv w:val="1"/>
      <w:marLeft w:val="0"/>
      <w:marRight w:val="0"/>
      <w:marTop w:val="0"/>
      <w:marBottom w:val="0"/>
      <w:divBdr>
        <w:top w:val="none" w:sz="0" w:space="0" w:color="auto"/>
        <w:left w:val="none" w:sz="0" w:space="0" w:color="auto"/>
        <w:bottom w:val="none" w:sz="0" w:space="0" w:color="auto"/>
        <w:right w:val="none" w:sz="0" w:space="0" w:color="auto"/>
      </w:divBdr>
    </w:div>
    <w:div w:id="1280378947">
      <w:marLeft w:val="0"/>
      <w:marRight w:val="0"/>
      <w:marTop w:val="0"/>
      <w:marBottom w:val="0"/>
      <w:divBdr>
        <w:top w:val="none" w:sz="0" w:space="0" w:color="auto"/>
        <w:left w:val="none" w:sz="0" w:space="0" w:color="auto"/>
        <w:bottom w:val="none" w:sz="0" w:space="0" w:color="auto"/>
        <w:right w:val="none" w:sz="0" w:space="0" w:color="auto"/>
      </w:divBdr>
      <w:divsChild>
        <w:div w:id="493569728">
          <w:marLeft w:val="0"/>
          <w:marRight w:val="0"/>
          <w:marTop w:val="0"/>
          <w:marBottom w:val="0"/>
          <w:divBdr>
            <w:top w:val="none" w:sz="0" w:space="0" w:color="auto"/>
            <w:left w:val="none" w:sz="0" w:space="0" w:color="auto"/>
            <w:bottom w:val="none" w:sz="0" w:space="0" w:color="auto"/>
            <w:right w:val="none" w:sz="0" w:space="0" w:color="auto"/>
          </w:divBdr>
        </w:div>
      </w:divsChild>
    </w:div>
    <w:div w:id="1286037148">
      <w:bodyDiv w:val="1"/>
      <w:marLeft w:val="0"/>
      <w:marRight w:val="0"/>
      <w:marTop w:val="0"/>
      <w:marBottom w:val="0"/>
      <w:divBdr>
        <w:top w:val="none" w:sz="0" w:space="0" w:color="auto"/>
        <w:left w:val="none" w:sz="0" w:space="0" w:color="auto"/>
        <w:bottom w:val="none" w:sz="0" w:space="0" w:color="auto"/>
        <w:right w:val="none" w:sz="0" w:space="0" w:color="auto"/>
      </w:divBdr>
    </w:div>
    <w:div w:id="1333795100">
      <w:bodyDiv w:val="1"/>
      <w:marLeft w:val="0"/>
      <w:marRight w:val="0"/>
      <w:marTop w:val="0"/>
      <w:marBottom w:val="0"/>
      <w:divBdr>
        <w:top w:val="none" w:sz="0" w:space="0" w:color="auto"/>
        <w:left w:val="none" w:sz="0" w:space="0" w:color="auto"/>
        <w:bottom w:val="none" w:sz="0" w:space="0" w:color="auto"/>
        <w:right w:val="none" w:sz="0" w:space="0" w:color="auto"/>
      </w:divBdr>
    </w:div>
    <w:div w:id="1405451041">
      <w:bodyDiv w:val="1"/>
      <w:marLeft w:val="0"/>
      <w:marRight w:val="0"/>
      <w:marTop w:val="0"/>
      <w:marBottom w:val="0"/>
      <w:divBdr>
        <w:top w:val="none" w:sz="0" w:space="0" w:color="auto"/>
        <w:left w:val="none" w:sz="0" w:space="0" w:color="auto"/>
        <w:bottom w:val="none" w:sz="0" w:space="0" w:color="auto"/>
        <w:right w:val="none" w:sz="0" w:space="0" w:color="auto"/>
      </w:divBdr>
    </w:div>
    <w:div w:id="1453937091">
      <w:bodyDiv w:val="1"/>
      <w:marLeft w:val="0"/>
      <w:marRight w:val="0"/>
      <w:marTop w:val="0"/>
      <w:marBottom w:val="0"/>
      <w:divBdr>
        <w:top w:val="none" w:sz="0" w:space="0" w:color="auto"/>
        <w:left w:val="none" w:sz="0" w:space="0" w:color="auto"/>
        <w:bottom w:val="none" w:sz="0" w:space="0" w:color="auto"/>
        <w:right w:val="none" w:sz="0" w:space="0" w:color="auto"/>
      </w:divBdr>
      <w:divsChild>
        <w:div w:id="496920869">
          <w:marLeft w:val="0"/>
          <w:marRight w:val="0"/>
          <w:marTop w:val="0"/>
          <w:marBottom w:val="0"/>
          <w:divBdr>
            <w:top w:val="none" w:sz="0" w:space="0" w:color="auto"/>
            <w:left w:val="none" w:sz="0" w:space="0" w:color="auto"/>
            <w:bottom w:val="none" w:sz="0" w:space="0" w:color="auto"/>
            <w:right w:val="none" w:sz="0" w:space="0" w:color="auto"/>
          </w:divBdr>
          <w:divsChild>
            <w:div w:id="849222635">
              <w:marLeft w:val="0"/>
              <w:marRight w:val="0"/>
              <w:marTop w:val="0"/>
              <w:marBottom w:val="0"/>
              <w:divBdr>
                <w:top w:val="none" w:sz="0" w:space="0" w:color="auto"/>
                <w:left w:val="none" w:sz="0" w:space="0" w:color="auto"/>
                <w:bottom w:val="none" w:sz="0" w:space="0" w:color="auto"/>
                <w:right w:val="none" w:sz="0" w:space="0" w:color="auto"/>
              </w:divBdr>
              <w:divsChild>
                <w:div w:id="55635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407113">
      <w:bodyDiv w:val="1"/>
      <w:marLeft w:val="0"/>
      <w:marRight w:val="0"/>
      <w:marTop w:val="0"/>
      <w:marBottom w:val="0"/>
      <w:divBdr>
        <w:top w:val="none" w:sz="0" w:space="0" w:color="auto"/>
        <w:left w:val="none" w:sz="0" w:space="0" w:color="auto"/>
        <w:bottom w:val="none" w:sz="0" w:space="0" w:color="auto"/>
        <w:right w:val="none" w:sz="0" w:space="0" w:color="auto"/>
      </w:divBdr>
      <w:divsChild>
        <w:div w:id="1614172455">
          <w:marLeft w:val="0"/>
          <w:marRight w:val="0"/>
          <w:marTop w:val="0"/>
          <w:marBottom w:val="0"/>
          <w:divBdr>
            <w:top w:val="none" w:sz="0" w:space="0" w:color="auto"/>
            <w:left w:val="none" w:sz="0" w:space="0" w:color="auto"/>
            <w:bottom w:val="none" w:sz="0" w:space="0" w:color="auto"/>
            <w:right w:val="none" w:sz="0" w:space="0" w:color="auto"/>
          </w:divBdr>
          <w:divsChild>
            <w:div w:id="937105602">
              <w:marLeft w:val="0"/>
              <w:marRight w:val="0"/>
              <w:marTop w:val="0"/>
              <w:marBottom w:val="0"/>
              <w:divBdr>
                <w:top w:val="none" w:sz="0" w:space="0" w:color="auto"/>
                <w:left w:val="none" w:sz="0" w:space="0" w:color="auto"/>
                <w:bottom w:val="none" w:sz="0" w:space="0" w:color="auto"/>
                <w:right w:val="none" w:sz="0" w:space="0" w:color="auto"/>
              </w:divBdr>
              <w:divsChild>
                <w:div w:id="96666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199182">
      <w:bodyDiv w:val="1"/>
      <w:marLeft w:val="0"/>
      <w:marRight w:val="0"/>
      <w:marTop w:val="0"/>
      <w:marBottom w:val="0"/>
      <w:divBdr>
        <w:top w:val="none" w:sz="0" w:space="0" w:color="auto"/>
        <w:left w:val="none" w:sz="0" w:space="0" w:color="auto"/>
        <w:bottom w:val="none" w:sz="0" w:space="0" w:color="auto"/>
        <w:right w:val="none" w:sz="0" w:space="0" w:color="auto"/>
      </w:divBdr>
    </w:div>
    <w:div w:id="1518614218">
      <w:bodyDiv w:val="1"/>
      <w:marLeft w:val="0"/>
      <w:marRight w:val="0"/>
      <w:marTop w:val="0"/>
      <w:marBottom w:val="0"/>
      <w:divBdr>
        <w:top w:val="none" w:sz="0" w:space="0" w:color="auto"/>
        <w:left w:val="none" w:sz="0" w:space="0" w:color="auto"/>
        <w:bottom w:val="none" w:sz="0" w:space="0" w:color="auto"/>
        <w:right w:val="none" w:sz="0" w:space="0" w:color="auto"/>
      </w:divBdr>
    </w:div>
    <w:div w:id="1521435791">
      <w:bodyDiv w:val="1"/>
      <w:marLeft w:val="0"/>
      <w:marRight w:val="0"/>
      <w:marTop w:val="0"/>
      <w:marBottom w:val="0"/>
      <w:divBdr>
        <w:top w:val="none" w:sz="0" w:space="0" w:color="auto"/>
        <w:left w:val="none" w:sz="0" w:space="0" w:color="auto"/>
        <w:bottom w:val="none" w:sz="0" w:space="0" w:color="auto"/>
        <w:right w:val="none" w:sz="0" w:space="0" w:color="auto"/>
      </w:divBdr>
    </w:div>
    <w:div w:id="1592470307">
      <w:bodyDiv w:val="1"/>
      <w:marLeft w:val="0"/>
      <w:marRight w:val="0"/>
      <w:marTop w:val="0"/>
      <w:marBottom w:val="0"/>
      <w:divBdr>
        <w:top w:val="none" w:sz="0" w:space="0" w:color="auto"/>
        <w:left w:val="none" w:sz="0" w:space="0" w:color="auto"/>
        <w:bottom w:val="none" w:sz="0" w:space="0" w:color="auto"/>
        <w:right w:val="none" w:sz="0" w:space="0" w:color="auto"/>
      </w:divBdr>
    </w:div>
    <w:div w:id="1596596287">
      <w:bodyDiv w:val="1"/>
      <w:marLeft w:val="0"/>
      <w:marRight w:val="0"/>
      <w:marTop w:val="0"/>
      <w:marBottom w:val="0"/>
      <w:divBdr>
        <w:top w:val="none" w:sz="0" w:space="0" w:color="auto"/>
        <w:left w:val="none" w:sz="0" w:space="0" w:color="auto"/>
        <w:bottom w:val="none" w:sz="0" w:space="0" w:color="auto"/>
        <w:right w:val="none" w:sz="0" w:space="0" w:color="auto"/>
      </w:divBdr>
    </w:div>
    <w:div w:id="1696736290">
      <w:bodyDiv w:val="1"/>
      <w:marLeft w:val="0"/>
      <w:marRight w:val="0"/>
      <w:marTop w:val="0"/>
      <w:marBottom w:val="0"/>
      <w:divBdr>
        <w:top w:val="none" w:sz="0" w:space="0" w:color="auto"/>
        <w:left w:val="none" w:sz="0" w:space="0" w:color="auto"/>
        <w:bottom w:val="none" w:sz="0" w:space="0" w:color="auto"/>
        <w:right w:val="none" w:sz="0" w:space="0" w:color="auto"/>
      </w:divBdr>
    </w:div>
    <w:div w:id="1725173959">
      <w:bodyDiv w:val="1"/>
      <w:marLeft w:val="0"/>
      <w:marRight w:val="0"/>
      <w:marTop w:val="0"/>
      <w:marBottom w:val="0"/>
      <w:divBdr>
        <w:top w:val="none" w:sz="0" w:space="0" w:color="auto"/>
        <w:left w:val="none" w:sz="0" w:space="0" w:color="auto"/>
        <w:bottom w:val="none" w:sz="0" w:space="0" w:color="auto"/>
        <w:right w:val="none" w:sz="0" w:space="0" w:color="auto"/>
      </w:divBdr>
    </w:div>
    <w:div w:id="1739980913">
      <w:marLeft w:val="0"/>
      <w:marRight w:val="0"/>
      <w:marTop w:val="0"/>
      <w:marBottom w:val="0"/>
      <w:divBdr>
        <w:top w:val="none" w:sz="0" w:space="0" w:color="auto"/>
        <w:left w:val="none" w:sz="0" w:space="0" w:color="auto"/>
        <w:bottom w:val="none" w:sz="0" w:space="0" w:color="auto"/>
        <w:right w:val="none" w:sz="0" w:space="0" w:color="auto"/>
      </w:divBdr>
      <w:divsChild>
        <w:div w:id="707997548">
          <w:marLeft w:val="0"/>
          <w:marRight w:val="0"/>
          <w:marTop w:val="0"/>
          <w:marBottom w:val="0"/>
          <w:divBdr>
            <w:top w:val="none" w:sz="0" w:space="0" w:color="auto"/>
            <w:left w:val="none" w:sz="0" w:space="0" w:color="auto"/>
            <w:bottom w:val="none" w:sz="0" w:space="0" w:color="auto"/>
            <w:right w:val="none" w:sz="0" w:space="0" w:color="auto"/>
          </w:divBdr>
        </w:div>
      </w:divsChild>
    </w:div>
    <w:div w:id="1861433656">
      <w:bodyDiv w:val="1"/>
      <w:marLeft w:val="0"/>
      <w:marRight w:val="0"/>
      <w:marTop w:val="0"/>
      <w:marBottom w:val="0"/>
      <w:divBdr>
        <w:top w:val="none" w:sz="0" w:space="0" w:color="auto"/>
        <w:left w:val="none" w:sz="0" w:space="0" w:color="auto"/>
        <w:bottom w:val="none" w:sz="0" w:space="0" w:color="auto"/>
        <w:right w:val="none" w:sz="0" w:space="0" w:color="auto"/>
      </w:divBdr>
    </w:div>
    <w:div w:id="1917519684">
      <w:marLeft w:val="0"/>
      <w:marRight w:val="0"/>
      <w:marTop w:val="0"/>
      <w:marBottom w:val="0"/>
      <w:divBdr>
        <w:top w:val="none" w:sz="0" w:space="0" w:color="auto"/>
        <w:left w:val="none" w:sz="0" w:space="0" w:color="auto"/>
        <w:bottom w:val="none" w:sz="0" w:space="0" w:color="auto"/>
        <w:right w:val="none" w:sz="0" w:space="0" w:color="auto"/>
      </w:divBdr>
      <w:divsChild>
        <w:div w:id="2042705940">
          <w:marLeft w:val="0"/>
          <w:marRight w:val="0"/>
          <w:marTop w:val="0"/>
          <w:marBottom w:val="0"/>
          <w:divBdr>
            <w:top w:val="none" w:sz="0" w:space="0" w:color="auto"/>
            <w:left w:val="none" w:sz="0" w:space="0" w:color="auto"/>
            <w:bottom w:val="none" w:sz="0" w:space="0" w:color="auto"/>
            <w:right w:val="none" w:sz="0" w:space="0" w:color="auto"/>
          </w:divBdr>
        </w:div>
      </w:divsChild>
    </w:div>
    <w:div w:id="2001343121">
      <w:bodyDiv w:val="1"/>
      <w:marLeft w:val="0"/>
      <w:marRight w:val="0"/>
      <w:marTop w:val="0"/>
      <w:marBottom w:val="0"/>
      <w:divBdr>
        <w:top w:val="none" w:sz="0" w:space="0" w:color="auto"/>
        <w:left w:val="none" w:sz="0" w:space="0" w:color="auto"/>
        <w:bottom w:val="none" w:sz="0" w:space="0" w:color="auto"/>
        <w:right w:val="none" w:sz="0" w:space="0" w:color="auto"/>
      </w:divBdr>
    </w:div>
    <w:div w:id="2033334222">
      <w:bodyDiv w:val="1"/>
      <w:marLeft w:val="0"/>
      <w:marRight w:val="0"/>
      <w:marTop w:val="0"/>
      <w:marBottom w:val="0"/>
      <w:divBdr>
        <w:top w:val="none" w:sz="0" w:space="0" w:color="auto"/>
        <w:left w:val="none" w:sz="0" w:space="0" w:color="auto"/>
        <w:bottom w:val="none" w:sz="0" w:space="0" w:color="auto"/>
        <w:right w:val="none" w:sz="0" w:space="0" w:color="auto"/>
      </w:divBdr>
    </w:div>
    <w:div w:id="2120635494">
      <w:bodyDiv w:val="1"/>
      <w:marLeft w:val="0"/>
      <w:marRight w:val="0"/>
      <w:marTop w:val="0"/>
      <w:marBottom w:val="0"/>
      <w:divBdr>
        <w:top w:val="none" w:sz="0" w:space="0" w:color="auto"/>
        <w:left w:val="none" w:sz="0" w:space="0" w:color="auto"/>
        <w:bottom w:val="none" w:sz="0" w:space="0" w:color="auto"/>
        <w:right w:val="none" w:sz="0" w:space="0" w:color="auto"/>
      </w:divBdr>
      <w:divsChild>
        <w:div w:id="54668768">
          <w:marLeft w:val="0"/>
          <w:marRight w:val="0"/>
          <w:marTop w:val="0"/>
          <w:marBottom w:val="0"/>
          <w:divBdr>
            <w:top w:val="none" w:sz="0" w:space="0" w:color="auto"/>
            <w:left w:val="none" w:sz="0" w:space="0" w:color="auto"/>
            <w:bottom w:val="none" w:sz="0" w:space="0" w:color="auto"/>
            <w:right w:val="none" w:sz="0" w:space="0" w:color="auto"/>
          </w:divBdr>
          <w:divsChild>
            <w:div w:id="1742869419">
              <w:marLeft w:val="0"/>
              <w:marRight w:val="0"/>
              <w:marTop w:val="0"/>
              <w:marBottom w:val="0"/>
              <w:divBdr>
                <w:top w:val="none" w:sz="0" w:space="0" w:color="auto"/>
                <w:left w:val="none" w:sz="0" w:space="0" w:color="auto"/>
                <w:bottom w:val="none" w:sz="0" w:space="0" w:color="auto"/>
                <w:right w:val="none" w:sz="0" w:space="0" w:color="auto"/>
              </w:divBdr>
              <w:divsChild>
                <w:div w:id="189812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ina.laforgia@gmail.com" TargetMode="External"/><Relationship Id="rId13" Type="http://schemas.microsoft.com/office/2016/09/relationships/commentsIds" Target="commentsIds.xml"/><Relationship Id="rId18" Type="http://schemas.openxmlformats.org/officeDocument/2006/relationships/image" Target="media/image3.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emf"/><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2.emf"/><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1.emf"/><Relationship Id="rId20"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stableisotopefacility.ucdavis.edu/" TargetMode="External"/><Relationship Id="rId23" Type="http://schemas.openxmlformats.org/officeDocument/2006/relationships/footer" Target="footer2.xml"/><Relationship Id="rId10" Type="http://schemas.openxmlformats.org/officeDocument/2006/relationships/hyperlink" Target="mailto:amlatimer@ucdavis.edu" TargetMode="External"/><Relationship Id="rId19"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hyperlink" Target="mailto:spharrison@ucdavis.edu" TargetMode="External"/><Relationship Id="rId14" Type="http://schemas.openxmlformats.org/officeDocument/2006/relationships/hyperlink" Target="https://naturalreserves.ucdavis.edu/mclaughlin-reserve"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17666-654C-4646-BF30-01816E051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22718</Words>
  <Characters>129496</Characters>
  <Application>Microsoft Office Word</Application>
  <DocSecurity>0</DocSecurity>
  <Lines>1079</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LaForgia</dc:creator>
  <cp:keywords/>
  <dc:description/>
  <cp:lastModifiedBy>Marina LaForgia</cp:lastModifiedBy>
  <cp:revision>2</cp:revision>
  <cp:lastPrinted>2019-01-15T16:29:00Z</cp:lastPrinted>
  <dcterms:created xsi:type="dcterms:W3CDTF">2019-01-26T15:53:00Z</dcterms:created>
  <dcterms:modified xsi:type="dcterms:W3CDTF">2019-01-26T15:53:00Z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zotero-version="5.0.59"&gt;&lt;session id="gfQfG8oG"/&gt;&lt;style id="http://www.zotero.org/styles/ecology-letters" hasBibliography="1" bibliographyStyleHasBeenSet="0"/&gt;&lt;prefs&gt;&lt;pref name="fieldType" value="Field"/&gt;&lt;/prefs&gt;&lt;/data&gt;</vt:lpwstr>
  </property>
</Properties>
</file>